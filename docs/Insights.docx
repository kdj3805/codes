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801F4E" w:rsidP="58782432" w:rsidRDefault="007E1823" w14:paraId="34CBE41A" wp14:textId="70B5E444">
      <w:pPr>
        <w:pStyle w:val="Title"/>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pacing w:after="0"/>
        <w:rPr>
          <w:color w:val="000000"/>
          <w:sz w:val="28"/>
          <w:szCs w:val="28"/>
        </w:rPr>
        <w:sectPr w:rsidR="00801F4E">
          <w:pgSz w:w="12240" w:h="15840" w:orient="portrait"/>
          <w:pgMar w:top="1440" w:right="1440" w:bottom="1440" w:left="1440" w:header="720" w:footer="720" w:gutter="0"/>
          <w:pgNumType w:start="1"/>
          <w:cols w:space="720"/>
          <w:headerReference w:type="default" r:id="Re9a8c0e0be8c42d5"/>
          <w:headerReference w:type="first" r:id="R1bcb3aaa4abd4b69"/>
          <w:footerReference w:type="default" r:id="Raba0fb14468f45f7"/>
          <w:footerReference w:type="first" r:id="R18f6424d1d86426a"/>
        </w:sectPr>
      </w:pPr>
    </w:p>
    <w:p xmlns:wp14="http://schemas.microsoft.com/office/word/2010/wordml" w:rsidR="00801F4E" w:rsidP="3BED81E6" w:rsidRDefault="007E1823" w14:paraId="7B72FD43" wp14:textId="4FA07CF7">
      <w:pPr>
        <w:rPr>
          <w:b w:val="1"/>
          <w:bCs w:val="1"/>
          <w:sz w:val="24"/>
          <w:szCs w:val="24"/>
        </w:rPr>
      </w:pPr>
      <w:r w:rsidRPr="3BED81E6" w:rsidR="007E1823">
        <w:rPr>
          <w:b w:val="1"/>
          <w:bCs w:val="1"/>
          <w:sz w:val="24"/>
          <w:szCs w:val="24"/>
        </w:rPr>
        <w:t>Chunking Strategies:</w:t>
      </w:r>
    </w:p>
    <w:p xmlns:wp14="http://schemas.microsoft.com/office/word/2010/wordml" w:rsidR="00801F4E" w:rsidP="3BED81E6" w:rsidRDefault="00801F4E" w14:paraId="672A6659" wp14:textId="77777777">
      <w:pPr>
        <w:rPr>
          <w:b w:val="1"/>
          <w:bCs w:val="1"/>
          <w:sz w:val="24"/>
          <w:szCs w:val="24"/>
        </w:rPr>
      </w:pPr>
    </w:p>
    <w:p xmlns:wp14="http://schemas.microsoft.com/office/word/2010/wordml" w:rsidR="00801F4E" w:rsidP="3BED81E6" w:rsidRDefault="007E1823" w14:paraId="337DD19E" wp14:textId="60B7D3C4">
      <w:pPr>
        <w:rPr>
          <w:sz w:val="24"/>
          <w:szCs w:val="24"/>
          <w:lang w:val="en-US"/>
        </w:rPr>
      </w:pPr>
      <w:r w:rsidRPr="3BED81E6" w:rsidR="007E1823">
        <w:rPr>
          <w:sz w:val="24"/>
          <w:szCs w:val="24"/>
          <w:lang w:val="en-US"/>
        </w:rPr>
        <w:t xml:space="preserve">Trying out various chunking strategies on the text extracted using a </w:t>
      </w:r>
      <w:r w:rsidRPr="3BED81E6" w:rsidR="007E1823">
        <w:rPr>
          <w:sz w:val="24"/>
          <w:szCs w:val="24"/>
          <w:lang w:val="en-US"/>
        </w:rPr>
        <w:t xml:space="preserve">different  </w:t>
      </w:r>
      <w:r w:rsidRPr="3BED81E6" w:rsidR="20AB1A08">
        <w:rPr>
          <w:sz w:val="24"/>
          <w:szCs w:val="24"/>
          <w:lang w:val="en-US"/>
        </w:rPr>
        <w:t>Lang</w:t>
      </w:r>
      <w:r w:rsidRPr="3BED81E6" w:rsidR="20AB1A08">
        <w:rPr>
          <w:sz w:val="24"/>
          <w:szCs w:val="24"/>
          <w:lang w:val="en-US"/>
        </w:rPr>
        <w:t xml:space="preserve"> Chain</w:t>
      </w:r>
      <w:r w:rsidRPr="3BED81E6" w:rsidR="007E1823">
        <w:rPr>
          <w:sz w:val="24"/>
          <w:szCs w:val="24"/>
          <w:lang w:val="en-US"/>
        </w:rPr>
        <w:t xml:space="preserve"> </w:t>
      </w:r>
      <w:r w:rsidRPr="3BED81E6" w:rsidR="496863BE">
        <w:rPr>
          <w:sz w:val="24"/>
          <w:szCs w:val="24"/>
          <w:lang w:val="en-US"/>
        </w:rPr>
        <w:t>Loaders approach</w:t>
      </w:r>
      <w:r w:rsidRPr="3BED81E6" w:rsidR="007E1823">
        <w:rPr>
          <w:sz w:val="24"/>
          <w:szCs w:val="24"/>
          <w:lang w:val="en-US"/>
        </w:rPr>
        <w:t xml:space="preserve">. </w:t>
      </w:r>
    </w:p>
    <w:p xmlns:wp14="http://schemas.microsoft.com/office/word/2010/wordml" w:rsidR="00801F4E" w:rsidP="3BED81E6" w:rsidRDefault="00801F4E" w14:paraId="0A37501D" wp14:textId="77777777">
      <w:pPr>
        <w:rPr>
          <w:sz w:val="24"/>
          <w:szCs w:val="24"/>
        </w:rPr>
      </w:pPr>
    </w:p>
    <w:p xmlns:wp14="http://schemas.microsoft.com/office/word/2010/wordml" w:rsidR="00801F4E" w:rsidP="3BED81E6" w:rsidRDefault="007E1823" w14:paraId="4C17B8FA" wp14:textId="77777777">
      <w:pPr>
        <w:rPr>
          <w:sz w:val="24"/>
          <w:szCs w:val="24"/>
        </w:rPr>
      </w:pPr>
      <w:r w:rsidRPr="3BED81E6" w:rsidR="007E1823">
        <w:rPr>
          <w:sz w:val="24"/>
          <w:szCs w:val="24"/>
        </w:rPr>
        <w:t>For developing initial understanding referring the&gt;</w:t>
      </w:r>
      <w:hyperlink r:id="R3d223a298e29442c">
        <w:r w:rsidRPr="3BED81E6" w:rsidR="007E1823">
          <w:rPr>
            <w:color w:val="0000EE"/>
            <w:sz w:val="24"/>
            <w:szCs w:val="24"/>
            <w:u w:val="single"/>
          </w:rPr>
          <w:t>Text Splitters in LangChain | Generative AI using LangChain | Video 11 | CampusX</w:t>
        </w:r>
      </w:hyperlink>
    </w:p>
    <w:p xmlns:wp14="http://schemas.microsoft.com/office/word/2010/wordml" w:rsidR="00801F4E" w:rsidP="3BED81E6" w:rsidRDefault="00801F4E" w14:paraId="5DAB6C7B" wp14:textId="77777777">
      <w:pPr>
        <w:rPr>
          <w:b w:val="1"/>
          <w:bCs w:val="1"/>
          <w:sz w:val="24"/>
          <w:szCs w:val="24"/>
        </w:rPr>
      </w:pPr>
    </w:p>
    <w:p xmlns:wp14="http://schemas.microsoft.com/office/word/2010/wordml" w:rsidR="00801F4E" w:rsidP="3BED81E6" w:rsidRDefault="007E1823" w14:paraId="0590ED15" wp14:textId="39DACBDF">
      <w:pPr>
        <w:rPr>
          <w:sz w:val="24"/>
          <w:szCs w:val="24"/>
          <w:lang w:val="en-US"/>
        </w:rPr>
      </w:pPr>
      <w:r w:rsidRPr="3BED81E6" w:rsidR="3DDF48C9">
        <w:rPr>
          <w:sz w:val="24"/>
          <w:szCs w:val="24"/>
          <w:lang w:val="en-US"/>
        </w:rPr>
        <w:t>Visualiz</w:t>
      </w:r>
      <w:r w:rsidRPr="3BED81E6" w:rsidR="3DDF48C9">
        <w:rPr>
          <w:sz w:val="24"/>
          <w:szCs w:val="24"/>
          <w:lang w:val="en-US"/>
        </w:rPr>
        <w:t>ation</w:t>
      </w:r>
      <w:r w:rsidRPr="3BED81E6" w:rsidR="007E1823">
        <w:rPr>
          <w:sz w:val="24"/>
          <w:szCs w:val="24"/>
          <w:lang w:val="en-US"/>
        </w:rPr>
        <w:t xml:space="preserve"> of chun</w:t>
      </w:r>
      <w:r w:rsidRPr="3BED81E6" w:rsidR="007E1823">
        <w:rPr>
          <w:sz w:val="24"/>
          <w:szCs w:val="24"/>
          <w:lang w:val="en-US"/>
        </w:rPr>
        <w:t xml:space="preserve">king -&gt; </w:t>
      </w:r>
      <w:hyperlink r:id="R424f6f4771fc44dc">
        <w:r w:rsidRPr="3BED81E6" w:rsidR="007E1823">
          <w:rPr>
            <w:color w:val="1155CC"/>
            <w:sz w:val="24"/>
            <w:szCs w:val="24"/>
            <w:u w:val="single"/>
            <w:lang w:val="en-US"/>
          </w:rPr>
          <w:t>https://chunkviz.up.railway.app/</w:t>
        </w:r>
      </w:hyperlink>
      <w:r w:rsidRPr="3BED81E6" w:rsidR="007E1823">
        <w:rPr>
          <w:sz w:val="24"/>
          <w:szCs w:val="24"/>
          <w:lang w:val="en-US"/>
        </w:rPr>
        <w:t xml:space="preserve"> </w:t>
      </w:r>
    </w:p>
    <w:p xmlns:wp14="http://schemas.microsoft.com/office/word/2010/wordml" w:rsidR="00801F4E" w:rsidP="3BED81E6" w:rsidRDefault="00801F4E" w14:paraId="02EB378F" wp14:textId="77777777">
      <w:pPr>
        <w:rPr>
          <w:sz w:val="24"/>
          <w:szCs w:val="24"/>
        </w:rPr>
      </w:pPr>
    </w:p>
    <w:p xmlns:wp14="http://schemas.microsoft.com/office/word/2010/wordml" w:rsidR="00801F4E" w:rsidP="3BED81E6" w:rsidRDefault="007E1823" w14:paraId="34D84D90" wp14:textId="09B93A2A">
      <w:pPr>
        <w:pStyle w:val="Normal"/>
        <w:rPr>
          <w:sz w:val="24"/>
          <w:szCs w:val="24"/>
        </w:rPr>
      </w:pPr>
      <w:r w:rsidRPr="3BED81E6" w:rsidR="007E1823">
        <w:rPr>
          <w:b w:val="1"/>
          <w:bCs w:val="1"/>
          <w:sz w:val="24"/>
          <w:szCs w:val="24"/>
        </w:rPr>
        <w:t xml:space="preserve">     </w:t>
      </w:r>
      <w:r w:rsidRPr="3BED81E6" w:rsidR="007E1823">
        <w:rPr>
          <w:sz w:val="24"/>
          <w:szCs w:val="24"/>
        </w:rPr>
        <w:t>1.  Length-based Chunking</w:t>
      </w:r>
    </w:p>
    <w:p xmlns:wp14="http://schemas.microsoft.com/office/word/2010/wordml" w:rsidR="00801F4E" w:rsidP="3BED81E6" w:rsidRDefault="007E1823" w14:paraId="60513B44" wp14:textId="77777777">
      <w:pPr>
        <w:rPr>
          <w:sz w:val="24"/>
          <w:szCs w:val="24"/>
        </w:rPr>
      </w:pPr>
      <w:r w:rsidRPr="3BED81E6" w:rsidR="007E1823">
        <w:rPr>
          <w:sz w:val="24"/>
          <w:szCs w:val="24"/>
        </w:rPr>
        <w:t xml:space="preserve">                    Splits text based on fixed character or token length</w:t>
      </w:r>
    </w:p>
    <w:p xmlns:wp14="http://schemas.microsoft.com/office/word/2010/wordml" w:rsidR="00801F4E" w:rsidP="3BED81E6" w:rsidRDefault="007E1823" w14:paraId="26B8424E" wp14:textId="77777777">
      <w:pPr>
        <w:rPr>
          <w:sz w:val="24"/>
          <w:szCs w:val="24"/>
        </w:rPr>
      </w:pPr>
      <w:r w:rsidRPr="3BED81E6" w:rsidR="007E1823">
        <w:rPr>
          <w:sz w:val="24"/>
          <w:szCs w:val="24"/>
        </w:rPr>
        <w:t xml:space="preserve">                    Simple and fast but may break semantic meaning</w:t>
      </w:r>
    </w:p>
    <w:p xmlns:wp14="http://schemas.microsoft.com/office/word/2010/wordml" w:rsidR="00801F4E" w:rsidP="3BED81E6" w:rsidRDefault="007E1823" w14:paraId="4BFABE73" wp14:textId="77777777">
      <w:pPr>
        <w:rPr>
          <w:sz w:val="24"/>
          <w:szCs w:val="24"/>
        </w:rPr>
      </w:pPr>
      <w:r>
        <w:br/>
      </w:r>
      <w:r w:rsidRPr="3BED81E6" w:rsidR="007E1823">
        <w:rPr>
          <w:sz w:val="24"/>
          <w:szCs w:val="24"/>
        </w:rPr>
        <w:t xml:space="preserve">     2.   Text Structure-based Chunking</w:t>
      </w:r>
    </w:p>
    <w:p xmlns:wp14="http://schemas.microsoft.com/office/word/2010/wordml" w:rsidR="00801F4E" w:rsidP="3BED81E6" w:rsidRDefault="007E1823" w14:paraId="48273AF3" wp14:textId="77777777">
      <w:pPr>
        <w:rPr>
          <w:sz w:val="24"/>
          <w:szCs w:val="24"/>
        </w:rPr>
      </w:pPr>
      <w:r w:rsidRPr="3BED81E6" w:rsidR="007E1823">
        <w:rPr>
          <w:sz w:val="24"/>
          <w:szCs w:val="24"/>
        </w:rPr>
        <w:t xml:space="preserve">                     Splits based on paragraphs, sentences, or separators</w:t>
      </w:r>
    </w:p>
    <w:p xmlns:wp14="http://schemas.microsoft.com/office/word/2010/wordml" w:rsidR="00801F4E" w:rsidP="3BED81E6" w:rsidRDefault="007E1823" w14:paraId="5BD99D3A" wp14:textId="77777777">
      <w:pPr>
        <w:rPr>
          <w:sz w:val="24"/>
          <w:szCs w:val="24"/>
        </w:rPr>
      </w:pPr>
      <w:r w:rsidRPr="3BED81E6" w:rsidR="007E1823">
        <w:rPr>
          <w:sz w:val="24"/>
          <w:szCs w:val="24"/>
        </w:rPr>
        <w:t xml:space="preserve">                     Helps preserve natural text boundaries</w:t>
      </w:r>
    </w:p>
    <w:p xmlns:wp14="http://schemas.microsoft.com/office/word/2010/wordml" w:rsidR="00801F4E" w:rsidP="3BED81E6" w:rsidRDefault="00801F4E" w14:paraId="5A39BBE3" wp14:textId="77777777">
      <w:pPr>
        <w:rPr>
          <w:sz w:val="24"/>
          <w:szCs w:val="24"/>
        </w:rPr>
      </w:pPr>
    </w:p>
    <w:p xmlns:wp14="http://schemas.microsoft.com/office/word/2010/wordml" w:rsidR="00801F4E" w:rsidP="3BED81E6" w:rsidRDefault="007E1823" w14:paraId="039FEE00" wp14:textId="77777777">
      <w:pPr>
        <w:rPr>
          <w:sz w:val="24"/>
          <w:szCs w:val="24"/>
        </w:rPr>
      </w:pPr>
      <w:r w:rsidRPr="3BED81E6" w:rsidR="007E1823">
        <w:rPr>
          <w:sz w:val="24"/>
          <w:szCs w:val="24"/>
        </w:rPr>
        <w:t xml:space="preserve">     3.   Document Structure-based Chunking</w:t>
      </w:r>
      <w:r>
        <w:br/>
      </w:r>
      <w:r w:rsidRPr="3BED81E6" w:rsidR="007E1823">
        <w:rPr>
          <w:sz w:val="24"/>
          <w:szCs w:val="24"/>
        </w:rPr>
        <w:t xml:space="preserve">                    Uses document elements like headings, sections, pages, or slides</w:t>
      </w:r>
    </w:p>
    <w:p xmlns:wp14="http://schemas.microsoft.com/office/word/2010/wordml" w:rsidR="00801F4E" w:rsidP="3BED81E6" w:rsidRDefault="007E1823" w14:paraId="323F288F" wp14:textId="77777777">
      <w:pPr>
        <w:rPr>
          <w:sz w:val="24"/>
          <w:szCs w:val="24"/>
        </w:rPr>
      </w:pPr>
      <w:r w:rsidRPr="3BED81E6" w:rsidR="007E1823">
        <w:rPr>
          <w:sz w:val="24"/>
          <w:szCs w:val="24"/>
        </w:rPr>
        <w:t xml:space="preserve">                    Useful for PDFs, DOCX, and structured documents</w:t>
      </w:r>
      <w:r>
        <w:br/>
      </w:r>
    </w:p>
    <w:p xmlns:wp14="http://schemas.microsoft.com/office/word/2010/wordml" w:rsidR="00801F4E" w:rsidP="3BED81E6" w:rsidRDefault="007E1823" w14:paraId="723BE894" wp14:textId="77777777">
      <w:pPr>
        <w:rPr>
          <w:sz w:val="24"/>
          <w:szCs w:val="24"/>
        </w:rPr>
      </w:pPr>
      <w:r w:rsidRPr="3BED81E6" w:rsidR="007E1823">
        <w:rPr>
          <w:sz w:val="24"/>
          <w:szCs w:val="24"/>
        </w:rPr>
        <w:t xml:space="preserve">      4. Semantic Meaning-based Chunking (with embedding)</w:t>
      </w:r>
      <w:r>
        <w:br/>
      </w:r>
      <w:r w:rsidRPr="3BED81E6" w:rsidR="007E1823">
        <w:rPr>
          <w:sz w:val="24"/>
          <w:szCs w:val="24"/>
        </w:rPr>
        <w:t xml:space="preserve">                   Splits text based on semantic similarity</w:t>
      </w:r>
      <w:r>
        <w:br/>
      </w:r>
      <w:r w:rsidRPr="3BED81E6" w:rsidR="007E1823">
        <w:rPr>
          <w:sz w:val="24"/>
          <w:szCs w:val="24"/>
        </w:rPr>
        <w:t xml:space="preserve">                   Preserves contextual meaning but is computationally more expensive</w:t>
      </w:r>
    </w:p>
    <w:p xmlns:wp14="http://schemas.microsoft.com/office/word/2010/wordml" w:rsidR="00801F4E" w:rsidP="3BED81E6" w:rsidRDefault="007E1823" w14:paraId="6A8278AD" wp14:textId="08281289">
      <w:pPr>
        <w:pStyle w:val="Normal"/>
        <w:spacing w:before="240" w:after="240"/>
        <w:rPr>
          <w:b w:val="1"/>
          <w:bCs w:val="1"/>
          <w:sz w:val="24"/>
          <w:szCs w:val="24"/>
        </w:rPr>
      </w:pPr>
      <w:r w:rsidRPr="3BED81E6" w:rsidR="007E1823">
        <w:rPr>
          <w:b w:val="1"/>
          <w:bCs w:val="1"/>
          <w:sz w:val="24"/>
          <w:szCs w:val="24"/>
        </w:rPr>
        <w:t>Exploring Complex PDF Again to extract useful information:</w:t>
      </w:r>
    </w:p>
    <w:p xmlns:wp14="http://schemas.microsoft.com/office/word/2010/wordml" w:rsidR="00801F4E" w:rsidP="58782432" w:rsidRDefault="007E1823" w14:paraId="0D73E566" wp14:textId="77777777">
      <w:pPr>
        <w:spacing w:before="240" w:after="240"/>
        <w:rPr>
          <w:color w:val="31333F"/>
          <w:sz w:val="24"/>
          <w:szCs w:val="24"/>
          <w:lang w:val="en-US"/>
        </w:rPr>
      </w:pPr>
      <w:r w:rsidRPr="3BED81E6" w:rsidR="007E1823">
        <w:rPr>
          <w:b w:val="1"/>
          <w:bCs w:val="1"/>
          <w:sz w:val="24"/>
          <w:szCs w:val="24"/>
          <w:lang w:val="en-US"/>
        </w:rPr>
        <w:t xml:space="preserve">       </w:t>
      </w:r>
      <w:r w:rsidRPr="3BED81E6" w:rsidR="007E1823">
        <w:rPr>
          <w:color w:val="31333F"/>
          <w:sz w:val="24"/>
          <w:szCs w:val="24"/>
          <w:lang w:val="en-US"/>
        </w:rPr>
        <w:t xml:space="preserve">Uses </w:t>
      </w:r>
      <w:r w:rsidRPr="3BED81E6" w:rsidR="007E1823">
        <w:rPr>
          <w:color w:val="31333F"/>
          <w:sz w:val="24"/>
          <w:szCs w:val="24"/>
          <w:lang w:val="en-US"/>
        </w:rPr>
        <w:t>PyMuPDF</w:t>
      </w:r>
      <w:r w:rsidRPr="3BED81E6" w:rsidR="007E1823">
        <w:rPr>
          <w:color w:val="31333F"/>
          <w:sz w:val="24"/>
          <w:szCs w:val="24"/>
          <w:lang w:val="en-US"/>
        </w:rPr>
        <w:t xml:space="preserve"> (fast) or </w:t>
      </w:r>
      <w:r w:rsidRPr="3BED81E6" w:rsidR="007E1823">
        <w:rPr>
          <w:color w:val="31333F"/>
          <w:sz w:val="24"/>
          <w:szCs w:val="24"/>
          <w:lang w:val="en-US"/>
        </w:rPr>
        <w:t>pdfplumber</w:t>
      </w:r>
      <w:r w:rsidRPr="3BED81E6" w:rsidR="007E1823">
        <w:rPr>
          <w:color w:val="31333F"/>
          <w:sz w:val="24"/>
          <w:szCs w:val="24"/>
          <w:lang w:val="en-US"/>
        </w:rPr>
        <w:t xml:space="preserve"> (layout-preserving</w:t>
      </w:r>
    </w:p>
    <w:p xmlns:wp14="http://schemas.microsoft.com/office/word/2010/wordml" w:rsidR="00801F4E" w:rsidP="58782432" w:rsidRDefault="007E1823" w14:paraId="7030D1C6" wp14:textId="77777777">
      <w:pPr>
        <w:spacing w:before="240" w:after="240"/>
        <w:rPr>
          <w:color w:val="31333F"/>
          <w:sz w:val="24"/>
          <w:szCs w:val="24"/>
          <w:lang w:val="en-US"/>
        </w:rPr>
      </w:pPr>
      <w:r w:rsidRPr="3BED81E6" w:rsidR="007E1823">
        <w:rPr>
          <w:color w:val="31333F"/>
          <w:sz w:val="24"/>
          <w:szCs w:val="24"/>
          <w:lang w:val="en-US"/>
        </w:rPr>
        <w:t xml:space="preserve">        Uses </w:t>
      </w:r>
      <w:r w:rsidRPr="3BED81E6" w:rsidR="007E1823">
        <w:rPr>
          <w:color w:val="31333F"/>
          <w:sz w:val="24"/>
          <w:szCs w:val="24"/>
          <w:lang w:val="en-US"/>
        </w:rPr>
        <w:t>pdfplumber</w:t>
      </w:r>
      <w:r w:rsidRPr="3BED81E6" w:rsidR="007E1823">
        <w:rPr>
          <w:color w:val="31333F"/>
          <w:sz w:val="24"/>
          <w:szCs w:val="24"/>
          <w:lang w:val="en-US"/>
        </w:rPr>
        <w:t xml:space="preserve"> to detect and extract tables accurately</w:t>
      </w:r>
    </w:p>
    <w:p xmlns:wp14="http://schemas.microsoft.com/office/word/2010/wordml" w:rsidR="00801F4E" w:rsidP="58782432" w:rsidRDefault="007E1823" w14:paraId="1B433BED" wp14:textId="77777777">
      <w:pPr>
        <w:spacing w:before="240" w:after="240"/>
        <w:rPr>
          <w:color w:val="31333F"/>
          <w:sz w:val="24"/>
          <w:szCs w:val="24"/>
          <w:lang w:val="en-US"/>
        </w:rPr>
      </w:pPr>
      <w:r w:rsidRPr="3BED81E6" w:rsidR="007E1823">
        <w:rPr>
          <w:color w:val="31333F"/>
          <w:sz w:val="24"/>
          <w:szCs w:val="24"/>
          <w:lang w:val="en-US"/>
        </w:rPr>
        <w:t xml:space="preserve">        Uses </w:t>
      </w:r>
      <w:r w:rsidRPr="3BED81E6" w:rsidR="007E1823">
        <w:rPr>
          <w:color w:val="31333F"/>
          <w:sz w:val="24"/>
          <w:szCs w:val="24"/>
          <w:lang w:val="en-US"/>
        </w:rPr>
        <w:t>Docling,Pymupdf</w:t>
      </w:r>
      <w:r w:rsidRPr="3BED81E6" w:rsidR="007E1823">
        <w:rPr>
          <w:color w:val="31333F"/>
          <w:sz w:val="24"/>
          <w:szCs w:val="24"/>
          <w:lang w:val="en-US"/>
        </w:rPr>
        <w:t xml:space="preserve"> and </w:t>
      </w:r>
      <w:r w:rsidRPr="3BED81E6" w:rsidR="007E1823">
        <w:rPr>
          <w:color w:val="31333F"/>
          <w:sz w:val="24"/>
          <w:szCs w:val="24"/>
          <w:lang w:val="en-US"/>
        </w:rPr>
        <w:t>rapidOCR</w:t>
      </w:r>
      <w:r w:rsidRPr="3BED81E6" w:rsidR="007E1823">
        <w:rPr>
          <w:color w:val="31333F"/>
          <w:sz w:val="24"/>
          <w:szCs w:val="24"/>
          <w:lang w:val="en-US"/>
        </w:rPr>
        <w:t xml:space="preserve"> to enhance the result</w:t>
      </w:r>
    </w:p>
    <w:p xmlns:wp14="http://schemas.microsoft.com/office/word/2010/wordml" w:rsidR="00801F4E" w:rsidP="3BED81E6" w:rsidRDefault="00801F4E" w14:paraId="0D0B940D" wp14:textId="7D4A865C">
      <w:pPr>
        <w:spacing w:before="240" w:after="240"/>
        <w:rPr>
          <w:color w:val="31333F"/>
          <w:sz w:val="24"/>
          <w:szCs w:val="24"/>
        </w:rPr>
      </w:pPr>
      <w:r w:rsidRPr="3BED81E6" w:rsidR="007E1823">
        <w:rPr>
          <w:color w:val="31333F"/>
          <w:sz w:val="24"/>
          <w:szCs w:val="24"/>
        </w:rPr>
        <w:t xml:space="preserve">       </w:t>
      </w:r>
    </w:p>
    <w:p xmlns:wp14="http://schemas.microsoft.com/office/word/2010/wordml" w:rsidR="00801F4E" w:rsidP="3BED81E6" w:rsidRDefault="00801F4E" w14:paraId="0E27B00A" wp14:textId="77777777">
      <w:pPr>
        <w:rPr>
          <w:b w:val="1"/>
          <w:bCs w:val="1"/>
          <w:sz w:val="24"/>
          <w:szCs w:val="24"/>
        </w:rPr>
      </w:pPr>
    </w:p>
    <w:tbl>
      <w:tblPr>
        <w:tblStyle w:val="a"/>
        <w:tblW w:w="717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85"/>
        <w:gridCol w:w="3585"/>
      </w:tblGrid>
      <w:tr xmlns:wp14="http://schemas.microsoft.com/office/word/2010/wordml" w:rsidR="00801F4E" w:rsidTr="3BED81E6" w14:paraId="179EAD33" wp14:textId="77777777">
        <w:trPr>
          <w:trHeight w:val="520"/>
          <w:tblHeader/>
        </w:trPr>
        <w:tc>
          <w:tcPr>
            <w:tcW w:w="7170" w:type="dxa"/>
            <w:gridSpan w:val="2"/>
            <w:shd w:val="clear" w:color="auto" w:fill="F1F3F4"/>
            <w:tcMar/>
          </w:tcPr>
          <w:p w:rsidR="00801F4E" w:rsidP="3BED81E6" w:rsidRDefault="007E1823" w14:paraId="7B6239C9" wp14:textId="77777777">
            <w:pPr>
              <w:pStyle w:val="Heading2"/>
              <w:widowControl w:val="0"/>
              <w:spacing w:before="120" w:line="240" w:lineRule="auto"/>
              <w:rPr>
                <w:b w:val="1"/>
                <w:bCs w:val="1"/>
                <w:sz w:val="24"/>
                <w:szCs w:val="24"/>
              </w:rPr>
            </w:pPr>
            <w:bookmarkStart w:name="_ynishvdhxiq0" w:id="1"/>
            <w:bookmarkEnd w:id="1"/>
            <w:r w:rsidRPr="3BED81E6" w:rsidR="007E1823">
              <w:rPr>
                <w:b w:val="1"/>
                <w:bCs w:val="1"/>
                <w:sz w:val="24"/>
                <w:szCs w:val="24"/>
              </w:rPr>
              <w:t>Exploring multiple document Loader together to enhance the result</w:t>
            </w:r>
          </w:p>
        </w:tc>
      </w:tr>
      <w:tr xmlns:wp14="http://schemas.microsoft.com/office/word/2010/wordml" w:rsidR="00801F4E" w:rsidTr="3BED81E6" w14:paraId="112C9515" wp14:textId="77777777">
        <w:tc>
          <w:tcPr>
            <w:tcW w:w="3585" w:type="dxa"/>
            <w:tcMar/>
          </w:tcPr>
          <w:p w:rsidR="00801F4E" w:rsidP="3BED81E6" w:rsidRDefault="007E1823" w14:paraId="106E6914" wp14:textId="77777777">
            <w:pPr>
              <w:widowControl w:val="0"/>
              <w:spacing w:line="240" w:lineRule="auto"/>
              <w:jc w:val="center"/>
              <w:rPr>
                <w:b w:val="1"/>
                <w:bCs w:val="1"/>
                <w:sz w:val="24"/>
                <w:szCs w:val="24"/>
              </w:rPr>
            </w:pPr>
            <w:r w:rsidRPr="3BED81E6" w:rsidR="007E1823">
              <w:rPr>
                <w:b w:val="1"/>
                <w:bCs w:val="1"/>
                <w:sz w:val="24"/>
                <w:szCs w:val="24"/>
              </w:rPr>
              <w:t xml:space="preserve">Document Loader </w:t>
            </w:r>
          </w:p>
        </w:tc>
        <w:tc>
          <w:tcPr>
            <w:tcW w:w="3585" w:type="dxa"/>
            <w:tcMar/>
          </w:tcPr>
          <w:p w:rsidR="00801F4E" w:rsidP="3BED81E6" w:rsidRDefault="007E1823" w14:paraId="4C94FBC7" wp14:textId="77777777">
            <w:pPr>
              <w:widowControl w:val="0"/>
              <w:spacing w:line="240" w:lineRule="auto"/>
              <w:rPr>
                <w:b w:val="1"/>
                <w:bCs w:val="1"/>
                <w:sz w:val="24"/>
                <w:szCs w:val="24"/>
              </w:rPr>
            </w:pPr>
            <w:r w:rsidRPr="3BED81E6" w:rsidR="007E1823">
              <w:rPr>
                <w:b w:val="1"/>
                <w:bCs w:val="1"/>
                <w:sz w:val="24"/>
                <w:szCs w:val="24"/>
              </w:rPr>
              <w:t>Remarks</w:t>
            </w:r>
          </w:p>
        </w:tc>
      </w:tr>
      <w:tr xmlns:wp14="http://schemas.microsoft.com/office/word/2010/wordml" w:rsidR="00801F4E" w:rsidTr="3BED81E6" w14:paraId="68883073" wp14:textId="77777777">
        <w:tc>
          <w:tcPr>
            <w:tcW w:w="3585" w:type="dxa"/>
            <w:tcMar/>
          </w:tcPr>
          <w:p w:rsidR="00801F4E" w:rsidP="3BED81E6" w:rsidRDefault="007E1823" w14:paraId="4AEECC0E" wp14:textId="77777777">
            <w:pPr>
              <w:widowControl w:val="0"/>
              <w:spacing w:line="240" w:lineRule="auto"/>
              <w:rPr>
                <w:color w:val="31333F"/>
                <w:sz w:val="24"/>
                <w:szCs w:val="24"/>
                <w:highlight w:val="white"/>
                <w:lang w:val="en-US"/>
              </w:rPr>
            </w:pPr>
            <w:r w:rsidRPr="3BED81E6" w:rsidR="007E1823">
              <w:rPr>
                <w:sz w:val="24"/>
                <w:szCs w:val="24"/>
                <w:lang w:val="en-US"/>
              </w:rPr>
              <w:t xml:space="preserve">Used </w:t>
            </w:r>
            <w:r w:rsidRPr="3BED81E6" w:rsidR="007E1823">
              <w:rPr>
                <w:color w:val="31333F"/>
                <w:sz w:val="24"/>
                <w:szCs w:val="24"/>
                <w:highlight w:val="white"/>
                <w:lang w:val="en-US"/>
              </w:rPr>
              <w:t>PyMuPDF</w:t>
            </w:r>
            <w:r w:rsidRPr="3BED81E6" w:rsidR="007E1823">
              <w:rPr>
                <w:color w:val="31333F"/>
                <w:sz w:val="24"/>
                <w:szCs w:val="24"/>
                <w:highlight w:val="white"/>
                <w:lang w:val="en-US"/>
              </w:rPr>
              <w:t xml:space="preserve"> and </w:t>
            </w:r>
            <w:r w:rsidRPr="3BED81E6" w:rsidR="007E1823">
              <w:rPr>
                <w:color w:val="31333F"/>
                <w:sz w:val="24"/>
                <w:szCs w:val="24"/>
                <w:highlight w:val="white"/>
                <w:lang w:val="en-US"/>
              </w:rPr>
              <w:t>pdfplumb</w:t>
            </w:r>
            <w:r w:rsidRPr="3BED81E6" w:rsidR="007E1823">
              <w:rPr>
                <w:color w:val="31333F"/>
                <w:sz w:val="24"/>
                <w:szCs w:val="24"/>
                <w:highlight w:val="white"/>
                <w:lang w:val="en-US"/>
              </w:rPr>
              <w:t xml:space="preserve"> together one for text-heavy pdfs and other for complex layouts</w:t>
            </w:r>
          </w:p>
        </w:tc>
        <w:tc>
          <w:tcPr>
            <w:tcW w:w="3585" w:type="dxa"/>
            <w:tcMar/>
          </w:tcPr>
          <w:p w:rsidR="00801F4E" w:rsidP="3BED81E6" w:rsidRDefault="007E1823" w14:paraId="023BFDBD" wp14:textId="77777777">
            <w:pPr>
              <w:widowControl w:val="0"/>
              <w:spacing w:line="240" w:lineRule="auto"/>
              <w:rPr>
                <w:sz w:val="24"/>
                <w:szCs w:val="24"/>
                <w:lang w:val="en-US"/>
              </w:rPr>
            </w:pPr>
            <w:r w:rsidRPr="3BED81E6" w:rsidR="007E1823">
              <w:rPr>
                <w:sz w:val="24"/>
                <w:szCs w:val="24"/>
                <w:lang w:val="en-US"/>
              </w:rPr>
              <w:t xml:space="preserve">Working efficiently with text </w:t>
            </w:r>
            <w:r w:rsidRPr="3BED81E6" w:rsidR="007E1823">
              <w:rPr>
                <w:sz w:val="24"/>
                <w:szCs w:val="24"/>
                <w:lang w:val="en-US"/>
              </w:rPr>
              <w:t>and also</w:t>
            </w:r>
            <w:r w:rsidRPr="3BED81E6" w:rsidR="007E1823">
              <w:rPr>
                <w:sz w:val="24"/>
                <w:szCs w:val="24"/>
                <w:lang w:val="en-US"/>
              </w:rPr>
              <w:t xml:space="preserve"> fetching all the contents from the table but still </w:t>
            </w:r>
            <w:r w:rsidRPr="3BED81E6" w:rsidR="007E1823">
              <w:rPr>
                <w:sz w:val="24"/>
                <w:szCs w:val="24"/>
                <w:lang w:val="en-US"/>
              </w:rPr>
              <w:t>failing to extract</w:t>
            </w:r>
            <w:r w:rsidRPr="3BED81E6" w:rsidR="007E1823">
              <w:rPr>
                <w:sz w:val="24"/>
                <w:szCs w:val="24"/>
                <w:lang w:val="en-US"/>
              </w:rPr>
              <w:t xml:space="preserve"> in tabular format</w:t>
            </w:r>
          </w:p>
        </w:tc>
      </w:tr>
      <w:tr xmlns:wp14="http://schemas.microsoft.com/office/word/2010/wordml" w:rsidR="00801F4E" w:rsidTr="3BED81E6" w14:paraId="11FD8E11" wp14:textId="77777777">
        <w:tc>
          <w:tcPr>
            <w:tcW w:w="3585" w:type="dxa"/>
            <w:tcMar/>
          </w:tcPr>
          <w:p w:rsidR="00801F4E" w:rsidP="3BED81E6" w:rsidRDefault="007E1823" w14:paraId="3C04158A" wp14:textId="77777777">
            <w:pPr>
              <w:widowControl w:val="0"/>
              <w:spacing w:line="240" w:lineRule="auto"/>
              <w:rPr>
                <w:sz w:val="24"/>
                <w:szCs w:val="24"/>
                <w:lang w:val="en-US"/>
              </w:rPr>
            </w:pPr>
            <w:r w:rsidRPr="3BED81E6" w:rsidR="007E1823">
              <w:rPr>
                <w:sz w:val="24"/>
                <w:szCs w:val="24"/>
                <w:lang w:val="en-US"/>
              </w:rPr>
              <w:t xml:space="preserve">Used </w:t>
            </w:r>
            <w:r w:rsidRPr="3BED81E6" w:rsidR="007E1823">
              <w:rPr>
                <w:sz w:val="24"/>
                <w:szCs w:val="24"/>
                <w:lang w:val="en-US"/>
              </w:rPr>
              <w:t>docling</w:t>
            </w:r>
            <w:r w:rsidRPr="3BED81E6" w:rsidR="007E1823">
              <w:rPr>
                <w:sz w:val="24"/>
                <w:szCs w:val="24"/>
                <w:lang w:val="en-US"/>
              </w:rPr>
              <w:t xml:space="preserve"> + </w:t>
            </w:r>
            <w:r w:rsidRPr="3BED81E6" w:rsidR="007E1823">
              <w:rPr>
                <w:sz w:val="24"/>
                <w:szCs w:val="24"/>
                <w:lang w:val="en-US"/>
              </w:rPr>
              <w:t>pymupdf</w:t>
            </w:r>
            <w:r w:rsidRPr="3BED81E6" w:rsidR="007E1823">
              <w:rPr>
                <w:sz w:val="24"/>
                <w:szCs w:val="24"/>
                <w:lang w:val="en-US"/>
              </w:rPr>
              <w:t xml:space="preserve"> + </w:t>
            </w:r>
            <w:r w:rsidRPr="3BED81E6" w:rsidR="007E1823">
              <w:rPr>
                <w:sz w:val="24"/>
                <w:szCs w:val="24"/>
                <w:lang w:val="en-US"/>
              </w:rPr>
              <w:t>rapidocr</w:t>
            </w:r>
            <w:r w:rsidRPr="3BED81E6" w:rsidR="007E1823">
              <w:rPr>
                <w:sz w:val="24"/>
                <w:szCs w:val="24"/>
                <w:lang w:val="en-US"/>
              </w:rPr>
              <w:t xml:space="preserve"> together to enhance the results</w:t>
            </w:r>
          </w:p>
        </w:tc>
        <w:tc>
          <w:tcPr>
            <w:tcW w:w="3585" w:type="dxa"/>
            <w:tcMar/>
          </w:tcPr>
          <w:p w:rsidR="00801F4E" w:rsidP="3BED81E6" w:rsidRDefault="007E1823" w14:paraId="2CA3C50C" wp14:textId="77777777">
            <w:pPr>
              <w:widowControl w:val="0"/>
              <w:spacing w:line="240" w:lineRule="auto"/>
              <w:rPr>
                <w:sz w:val="24"/>
                <w:szCs w:val="24"/>
              </w:rPr>
            </w:pPr>
            <w:r w:rsidRPr="3BED81E6" w:rsidR="007E1823">
              <w:rPr>
                <w:sz w:val="24"/>
                <w:szCs w:val="24"/>
              </w:rPr>
              <w:t>Working good with text but</w:t>
            </w:r>
          </w:p>
          <w:p w:rsidR="00801F4E" w:rsidP="3BED81E6" w:rsidRDefault="007E1823" w14:paraId="38AF2132" wp14:textId="77777777">
            <w:pPr>
              <w:widowControl w:val="0"/>
              <w:spacing w:line="240" w:lineRule="auto"/>
              <w:rPr>
                <w:sz w:val="24"/>
                <w:szCs w:val="24"/>
              </w:rPr>
            </w:pPr>
            <w:r w:rsidRPr="3BED81E6" w:rsidR="007E1823">
              <w:rPr>
                <w:sz w:val="24"/>
                <w:szCs w:val="24"/>
              </w:rPr>
              <w:t>Facing the problem to extract tabular layout (Fetching the tables data in textual format successfully)</w:t>
            </w:r>
          </w:p>
        </w:tc>
      </w:tr>
      <w:tr xmlns:wp14="http://schemas.microsoft.com/office/word/2010/wordml" w:rsidR="00801F4E" w:rsidTr="3BED81E6" w14:paraId="31E1143C" wp14:textId="77777777">
        <w:tc>
          <w:tcPr>
            <w:tcW w:w="3585" w:type="dxa"/>
            <w:tcMar/>
          </w:tcPr>
          <w:p w:rsidR="00801F4E" w:rsidP="3BED81E6" w:rsidRDefault="007E1823" w14:paraId="0C857EC4" wp14:textId="77777777">
            <w:pPr>
              <w:widowControl w:val="0"/>
              <w:spacing w:line="240" w:lineRule="auto"/>
              <w:rPr>
                <w:sz w:val="24"/>
                <w:szCs w:val="24"/>
                <w:lang w:val="en-US"/>
              </w:rPr>
            </w:pPr>
            <w:r w:rsidRPr="3BED81E6" w:rsidR="007E1823">
              <w:rPr>
                <w:sz w:val="24"/>
                <w:szCs w:val="24"/>
                <w:lang w:val="en-US"/>
              </w:rPr>
              <w:t>Docling</w:t>
            </w:r>
            <w:r w:rsidRPr="3BED81E6" w:rsidR="007E1823">
              <w:rPr>
                <w:sz w:val="24"/>
                <w:szCs w:val="24"/>
                <w:lang w:val="en-US"/>
              </w:rPr>
              <w:t xml:space="preserve"> To detect the layout </w:t>
            </w:r>
          </w:p>
        </w:tc>
        <w:tc>
          <w:tcPr>
            <w:tcW w:w="3585" w:type="dxa"/>
            <w:tcMar/>
          </w:tcPr>
          <w:p w:rsidR="00801F4E" w:rsidP="3BED81E6" w:rsidRDefault="007E1823" w14:paraId="054165EC" wp14:textId="77777777">
            <w:pPr>
              <w:widowControl w:val="0"/>
              <w:spacing w:line="240" w:lineRule="auto"/>
              <w:rPr>
                <w:sz w:val="24"/>
                <w:szCs w:val="24"/>
                <w:lang w:val="en-US"/>
              </w:rPr>
            </w:pPr>
            <w:r w:rsidRPr="3BED81E6" w:rsidR="007E1823">
              <w:rPr>
                <w:sz w:val="24"/>
                <w:szCs w:val="24"/>
                <w:lang w:val="en-US"/>
              </w:rPr>
              <w:t xml:space="preserve">Working better with tables and text </w:t>
            </w:r>
            <w:r w:rsidRPr="3BED81E6" w:rsidR="007E1823">
              <w:rPr>
                <w:sz w:val="24"/>
                <w:szCs w:val="24"/>
                <w:lang w:val="en-US"/>
              </w:rPr>
              <w:t>both.Also</w:t>
            </w:r>
            <w:r w:rsidRPr="3BED81E6" w:rsidR="007E1823">
              <w:rPr>
                <w:sz w:val="24"/>
                <w:szCs w:val="24"/>
                <w:lang w:val="en-US"/>
              </w:rPr>
              <w:t xml:space="preserve"> working great with extended tables</w:t>
            </w:r>
          </w:p>
        </w:tc>
      </w:tr>
    </w:tbl>
    <w:p xmlns:wp14="http://schemas.microsoft.com/office/word/2010/wordml" w:rsidR="00801F4E" w:rsidP="3BED81E6" w:rsidRDefault="00801F4E" w14:paraId="60061E4C" wp14:textId="77777777">
      <w:pPr>
        <w:shd w:val="clear" w:color="auto" w:fill="D9E2F3"/>
        <w:rPr>
          <w:b w:val="1"/>
          <w:bCs w:val="1"/>
          <w:sz w:val="24"/>
          <w:szCs w:val="24"/>
        </w:rPr>
      </w:pPr>
    </w:p>
    <w:p xmlns:wp14="http://schemas.microsoft.com/office/word/2010/wordml" w:rsidR="00801F4E" w:rsidP="3BED81E6" w:rsidRDefault="00801F4E" w14:paraId="44EAFD9C" wp14:textId="77777777">
      <w:pPr>
        <w:shd w:val="clear" w:color="auto" w:fill="D9E2F3"/>
        <w:rPr>
          <w:sz w:val="24"/>
          <w:szCs w:val="24"/>
        </w:rPr>
      </w:pPr>
    </w:p>
    <w:p xmlns:wp14="http://schemas.microsoft.com/office/word/2010/wordml" w:rsidR="00801F4E" w:rsidP="3BED81E6" w:rsidRDefault="00801F4E" w14:paraId="4B94D5A5" wp14:textId="77777777">
      <w:pPr>
        <w:shd w:val="clear" w:color="auto" w:fill="D9E2F3"/>
        <w:rPr>
          <w:sz w:val="24"/>
          <w:szCs w:val="24"/>
        </w:rPr>
      </w:pPr>
    </w:p>
    <w:p xmlns:wp14="http://schemas.microsoft.com/office/word/2010/wordml" w:rsidR="00801F4E" w:rsidP="3BED81E6" w:rsidRDefault="00801F4E" w14:paraId="3656B9AB" wp14:textId="2742D38F">
      <w:pPr>
        <w:pStyle w:val="Normal"/>
        <w:shd w:val="clear" w:color="auto" w:fill="D9E2F3"/>
        <w:rPr>
          <w:sz w:val="24"/>
          <w:szCs w:val="24"/>
        </w:rPr>
      </w:pPr>
    </w:p>
    <w:p xmlns:wp14="http://schemas.microsoft.com/office/word/2010/wordml" w:rsidR="00801F4E" w:rsidP="3BED81E6" w:rsidRDefault="007E1823" w14:paraId="1CAB076D" wp14:textId="77777777">
      <w:pPr>
        <w:rPr>
          <w:sz w:val="24"/>
          <w:szCs w:val="24"/>
          <w:lang w:val="en-US"/>
        </w:rPr>
      </w:pPr>
      <w:r w:rsidRPr="3BED81E6" w:rsidR="007E1823">
        <w:rPr>
          <w:sz w:val="24"/>
          <w:szCs w:val="24"/>
          <w:lang w:val="en-US"/>
        </w:rPr>
        <w:t>PyMuPDF</w:t>
      </w:r>
      <w:r w:rsidRPr="3BED81E6" w:rsidR="007E1823">
        <w:rPr>
          <w:sz w:val="24"/>
          <w:szCs w:val="24"/>
          <w:lang w:val="en-US"/>
        </w:rPr>
        <w:t xml:space="preserve"> + </w:t>
      </w:r>
      <w:r w:rsidRPr="3BED81E6" w:rsidR="007E1823">
        <w:rPr>
          <w:sz w:val="24"/>
          <w:szCs w:val="24"/>
          <w:lang w:val="en-US"/>
        </w:rPr>
        <w:t>pdfplumb</w:t>
      </w:r>
      <w:r w:rsidRPr="3BED81E6" w:rsidR="007E1823">
        <w:rPr>
          <w:sz w:val="24"/>
          <w:szCs w:val="24"/>
          <w:lang w:val="en-US"/>
        </w:rPr>
        <w:t xml:space="preserve"> : </w:t>
      </w:r>
    </w:p>
    <w:p xmlns:wp14="http://schemas.microsoft.com/office/word/2010/wordml" w:rsidR="00801F4E" w:rsidP="3BED81E6" w:rsidRDefault="007E1823" w14:paraId="604BF9E0" wp14:textId="77777777">
      <w:pPr>
        <w:rPr>
          <w:sz w:val="24"/>
          <w:szCs w:val="24"/>
        </w:rPr>
      </w:pPr>
      <w:r>
        <w:rPr>
          <w:noProof/>
        </w:rPr>
        <w:drawing>
          <wp:anchor xmlns:wp14="http://schemas.microsoft.com/office/word/2010/wordprocessingDrawing" distT="114300" distB="114300" distL="114300" distR="114300" simplePos="0" relativeHeight="251658240" behindDoc="0" locked="0" layoutInCell="1" hidden="0" allowOverlap="1" wp14:anchorId="64878BBC" wp14:editId="7777777">
            <wp:simplePos x="0" y="0"/>
            <wp:positionH relativeFrom="column">
              <wp:posOffset>19051</wp:posOffset>
            </wp:positionH>
            <wp:positionV relativeFrom="paragraph">
              <wp:posOffset>237376</wp:posOffset>
            </wp:positionV>
            <wp:extent cx="6443663" cy="2571750"/>
            <wp:effectExtent l="0" t="0" r="0" b="0"/>
            <wp:wrapSquare wrapText="bothSides" distT="114300" distB="114300" distL="114300" distR="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13176"/>
                    <a:stretch>
                      <a:fillRect/>
                    </a:stretch>
                  </pic:blipFill>
                  <pic:spPr>
                    <a:xfrm>
                      <a:off x="0" y="0"/>
                      <a:ext cx="6443663" cy="2571750"/>
                    </a:xfrm>
                    <a:prstGeom prst="rect">
                      <a:avLst/>
                    </a:prstGeom>
                    <a:ln/>
                  </pic:spPr>
                </pic:pic>
              </a:graphicData>
            </a:graphic>
          </wp:anchor>
        </w:drawing>
      </w:r>
    </w:p>
    <w:p xmlns:wp14="http://schemas.microsoft.com/office/word/2010/wordml" w:rsidR="00801F4E" w:rsidP="3BED81E6" w:rsidRDefault="00801F4E" w14:paraId="45FB0818" wp14:textId="77777777">
      <w:pPr>
        <w:widowControl w:val="0"/>
        <w:spacing w:line="240" w:lineRule="auto"/>
        <w:rPr>
          <w:sz w:val="24"/>
          <w:szCs w:val="24"/>
        </w:rPr>
      </w:pPr>
    </w:p>
    <w:p w:rsidR="1330C73A" w:rsidP="3BED81E6" w:rsidRDefault="1330C73A" w14:paraId="67E3FA5C" w14:textId="6B8606A2">
      <w:pPr>
        <w:widowControl w:val="0"/>
        <w:spacing w:line="120" w:lineRule="auto"/>
        <w:rPr>
          <w:sz w:val="24"/>
          <w:szCs w:val="24"/>
          <w:lang w:val="en-US"/>
        </w:rPr>
      </w:pPr>
    </w:p>
    <w:p xmlns:wp14="http://schemas.microsoft.com/office/word/2010/wordml" w:rsidR="00801F4E" w:rsidP="3BED81E6" w:rsidRDefault="007E1823" w14:paraId="66DDD34A" wp14:textId="77777777">
      <w:pPr>
        <w:widowControl w:val="0"/>
        <w:spacing w:line="120" w:lineRule="auto"/>
        <w:rPr>
          <w:sz w:val="24"/>
          <w:szCs w:val="24"/>
          <w:lang w:val="en-US"/>
        </w:rPr>
      </w:pPr>
      <w:r w:rsidRPr="3BED81E6" w:rsidR="007E1823">
        <w:rPr>
          <w:sz w:val="24"/>
          <w:szCs w:val="24"/>
          <w:lang w:val="en-US"/>
        </w:rPr>
        <w:t>docling</w:t>
      </w:r>
      <w:r w:rsidRPr="3BED81E6" w:rsidR="007E1823">
        <w:rPr>
          <w:sz w:val="24"/>
          <w:szCs w:val="24"/>
          <w:lang w:val="en-US"/>
        </w:rPr>
        <w:t xml:space="preserve"> + </w:t>
      </w:r>
      <w:r w:rsidRPr="3BED81E6" w:rsidR="007E1823">
        <w:rPr>
          <w:sz w:val="24"/>
          <w:szCs w:val="24"/>
          <w:lang w:val="en-US"/>
        </w:rPr>
        <w:t>pymupdf</w:t>
      </w:r>
      <w:r w:rsidRPr="3BED81E6" w:rsidR="007E1823">
        <w:rPr>
          <w:sz w:val="24"/>
          <w:szCs w:val="24"/>
          <w:lang w:val="en-US"/>
        </w:rPr>
        <w:t xml:space="preserve"> + </w:t>
      </w:r>
      <w:r w:rsidRPr="3BED81E6" w:rsidR="007E1823">
        <w:rPr>
          <w:sz w:val="24"/>
          <w:szCs w:val="24"/>
          <w:lang w:val="en-US"/>
        </w:rPr>
        <w:t>rapidocr</w:t>
      </w:r>
      <w:r w:rsidRPr="3BED81E6" w:rsidR="007E1823">
        <w:rPr>
          <w:sz w:val="24"/>
          <w:szCs w:val="24"/>
          <w:lang w:val="en-US"/>
        </w:rPr>
        <w:t xml:space="preserve"> : </w:t>
      </w:r>
    </w:p>
    <w:p xmlns:wp14="http://schemas.microsoft.com/office/word/2010/wordml" w:rsidR="00801F4E" w:rsidP="3BED81E6" w:rsidRDefault="00801F4E" w14:paraId="049F31CB" wp14:textId="77777777">
      <w:pPr>
        <w:widowControl w:val="0"/>
        <w:spacing w:line="240" w:lineRule="auto"/>
        <w:rPr>
          <w:sz w:val="24"/>
          <w:szCs w:val="24"/>
        </w:rPr>
      </w:pPr>
    </w:p>
    <w:p w:rsidR="1330C73A" w:rsidP="3BED81E6" w:rsidRDefault="1330C73A" w14:paraId="3A5E8AA1" w14:textId="61C61E2F">
      <w:pPr>
        <w:widowControl w:val="0"/>
        <w:spacing w:line="240" w:lineRule="auto"/>
        <w:rPr>
          <w:sz w:val="24"/>
          <w:szCs w:val="24"/>
        </w:rPr>
      </w:pPr>
    </w:p>
    <w:p xmlns:wp14="http://schemas.microsoft.com/office/word/2010/wordml" w:rsidR="00801F4E" w:rsidP="3BED81E6" w:rsidRDefault="00801F4E" w14:paraId="53128261" wp14:textId="77777777">
      <w:pPr>
        <w:widowControl w:val="0"/>
        <w:spacing w:line="240" w:lineRule="auto"/>
        <w:rPr>
          <w:sz w:val="24"/>
          <w:szCs w:val="24"/>
        </w:rPr>
      </w:pPr>
    </w:p>
    <w:p xmlns:wp14="http://schemas.microsoft.com/office/word/2010/wordml" w:rsidR="00801F4E" w:rsidP="3BED81E6" w:rsidRDefault="00801F4E" w14:paraId="62486C05" wp14:textId="77777777">
      <w:pPr>
        <w:widowControl w:val="0"/>
        <w:spacing w:line="240" w:lineRule="auto"/>
        <w:rPr>
          <w:sz w:val="24"/>
          <w:szCs w:val="24"/>
        </w:rPr>
      </w:pPr>
    </w:p>
    <w:p xmlns:wp14="http://schemas.microsoft.com/office/word/2010/wordml" w:rsidR="00801F4E" w:rsidP="3BED81E6" w:rsidRDefault="007E1823" w14:paraId="4101652C" wp14:textId="77777777">
      <w:pPr>
        <w:widowControl w:val="0"/>
        <w:spacing w:after="600" w:line="96" w:lineRule="auto"/>
        <w:rPr>
          <w:sz w:val="24"/>
          <w:szCs w:val="24"/>
        </w:rPr>
      </w:pPr>
      <w:r w:rsidR="007E1823">
        <w:drawing>
          <wp:inline xmlns:wp14="http://schemas.microsoft.com/office/word/2010/wordprocessingDrawing" wp14:editId="31BF8C76" wp14:anchorId="1883E9ED">
            <wp:extent cx="5943600" cy="2959100"/>
            <wp:effectExtent l="0" t="0" r="0" b="0"/>
            <wp:docPr id="3"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9"/>
                    <a:srcRect/>
                    <a:stretch>
                      <a:fillRect/>
                    </a:stretch>
                  </pic:blipFill>
                  <pic:spPr>
                    <a:xfrm>
                      <a:off x="0" y="0"/>
                      <a:ext cx="5943600" cy="2959100"/>
                    </a:xfrm>
                    <a:prstGeom prst="rect">
                      <a:avLst/>
                    </a:prstGeom>
                    <a:ln/>
                  </pic:spPr>
                </pic:pic>
              </a:graphicData>
            </a:graphic>
          </wp:inline>
        </w:drawing>
      </w:r>
    </w:p>
    <w:p xmlns:wp14="http://schemas.microsoft.com/office/word/2010/wordml" w:rsidR="00801F4E" w:rsidP="3BED81E6" w:rsidRDefault="007E1823" w14:paraId="7F983C2B" wp14:textId="77777777">
      <w:pPr>
        <w:widowControl w:val="0"/>
        <w:spacing w:before="100" w:line="240" w:lineRule="auto"/>
        <w:rPr>
          <w:sz w:val="24"/>
          <w:szCs w:val="24"/>
          <w:lang w:val="en-US"/>
        </w:rPr>
      </w:pPr>
      <w:r w:rsidRPr="3BED81E6" w:rsidR="007E1823">
        <w:rPr>
          <w:sz w:val="24"/>
          <w:szCs w:val="24"/>
          <w:lang w:val="en-US"/>
        </w:rPr>
        <w:t xml:space="preserve">Using </w:t>
      </w:r>
      <w:r w:rsidRPr="3BED81E6" w:rsidR="007E1823">
        <w:rPr>
          <w:sz w:val="24"/>
          <w:szCs w:val="24"/>
          <w:lang w:val="en-US"/>
        </w:rPr>
        <w:t>Docling</w:t>
      </w:r>
      <w:r w:rsidRPr="3BED81E6" w:rsidR="007E1823">
        <w:rPr>
          <w:sz w:val="24"/>
          <w:szCs w:val="24"/>
          <w:lang w:val="en-US"/>
        </w:rPr>
        <w:t>:</w:t>
      </w:r>
    </w:p>
    <w:p xmlns:wp14="http://schemas.microsoft.com/office/word/2010/wordml" w:rsidR="00801F4E" w:rsidP="3BED81E6" w:rsidRDefault="007E1823" w14:paraId="4B99056E" wp14:textId="77777777">
      <w:pPr>
        <w:widowControl w:val="0"/>
        <w:spacing w:before="100" w:line="240" w:lineRule="auto"/>
        <w:rPr>
          <w:sz w:val="24"/>
          <w:szCs w:val="24"/>
        </w:rPr>
      </w:pPr>
      <w:r w:rsidR="007E1823">
        <w:drawing>
          <wp:inline xmlns:wp14="http://schemas.microsoft.com/office/word/2010/wordprocessingDrawing" wp14:editId="6E67A86F" wp14:anchorId="337877F8">
            <wp:extent cx="2495550" cy="2315273"/>
            <wp:effectExtent l="0" t="0" r="0" b="0"/>
            <wp:docPr id="1"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10"/>
                    <a:srcRect l="30608" t="20297" r="27403" b="5800"/>
                    <a:stretch>
                      <a:fillRect/>
                    </a:stretch>
                  </pic:blipFill>
                  <pic:spPr>
                    <a:xfrm>
                      <a:off x="0" y="0"/>
                      <a:ext cx="2495550" cy="2315273"/>
                    </a:xfrm>
                    <a:prstGeom prst="rect">
                      <a:avLst/>
                    </a:prstGeom>
                    <a:ln/>
                  </pic:spPr>
                </pic:pic>
              </a:graphicData>
            </a:graphic>
          </wp:inline>
        </w:drawing>
      </w:r>
      <w:r w:rsidR="007E1823">
        <w:drawing>
          <wp:inline xmlns:wp14="http://schemas.microsoft.com/office/word/2010/wordprocessingDrawing" wp14:editId="4F937685" wp14:anchorId="241F6B27">
            <wp:extent cx="2771775" cy="2809270"/>
            <wp:effectExtent l="0" t="0" r="0" b="0"/>
            <wp:docPr id="2"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1"/>
                    <a:srcRect l="25320" t="10372" r="28044"/>
                    <a:stretch>
                      <a:fillRect/>
                    </a:stretch>
                  </pic:blipFill>
                  <pic:spPr>
                    <a:xfrm>
                      <a:off x="0" y="0"/>
                      <a:ext cx="2771775" cy="2809270"/>
                    </a:xfrm>
                    <a:prstGeom prst="rect">
                      <a:avLst/>
                    </a:prstGeom>
                    <a:ln/>
                  </pic:spPr>
                </pic:pic>
              </a:graphicData>
            </a:graphic>
          </wp:inline>
        </w:drawing>
      </w:r>
    </w:p>
    <w:p w:rsidR="58782432" w:rsidP="3BED81E6" w:rsidRDefault="58782432" w14:paraId="521D85D7" w14:textId="7B498FEC">
      <w:pPr>
        <w:pStyle w:val="Normal"/>
        <w:widowControl w:val="0"/>
        <w:spacing w:line="240" w:lineRule="auto"/>
        <w:ind w:left="5760"/>
        <w:rPr>
          <w:b w:val="1"/>
          <w:bCs w:val="1"/>
          <w:sz w:val="24"/>
          <w:szCs w:val="24"/>
        </w:rPr>
      </w:pPr>
    </w:p>
    <w:p w:rsidR="53FDFB7C" w:rsidP="3BED81E6" w:rsidRDefault="53FDFB7C" w14:paraId="56ED1815" w14:textId="69EA910F">
      <w:pPr>
        <w:pStyle w:val="Normal"/>
        <w:widowControl w:val="0"/>
        <w:spacing w:line="240" w:lineRule="auto"/>
        <w:ind w:left="0"/>
        <w:rPr>
          <w:rFonts w:ascii="Arial" w:hAnsi="Arial" w:eastAsia="Arial" w:cs="Arial"/>
          <w:b w:val="1"/>
          <w:bCs w:val="1"/>
          <w:noProof w:val="0"/>
          <w:sz w:val="24"/>
          <w:szCs w:val="24"/>
          <w:lang w:val="en-US"/>
        </w:rPr>
      </w:pPr>
      <w:r w:rsidRPr="3BED81E6" w:rsidR="53FDFB7C">
        <w:rPr>
          <w:b w:val="1"/>
          <w:bCs w:val="1"/>
          <w:sz w:val="24"/>
          <w:szCs w:val="24"/>
          <w:lang w:val="en-US"/>
        </w:rPr>
        <w:t>Oll</w:t>
      </w:r>
      <w:r w:rsidRPr="3BED81E6" w:rsidR="53FDFB7C">
        <w:rPr>
          <w:b w:val="1"/>
          <w:bCs w:val="1"/>
          <w:sz w:val="24"/>
          <w:szCs w:val="24"/>
          <w:lang w:val="en-US"/>
        </w:rPr>
        <w:t>ama</w:t>
      </w:r>
      <w:r w:rsidRPr="3BED81E6" w:rsidR="53FDFB7C">
        <w:rPr>
          <w:b w:val="1"/>
          <w:bCs w:val="1"/>
          <w:sz w:val="24"/>
          <w:szCs w:val="24"/>
          <w:lang w:val="en-US"/>
        </w:rPr>
        <w:t xml:space="preserve"> Vision Model --&gt; llava:latest</w:t>
      </w:r>
      <w:r>
        <w:br/>
      </w:r>
      <w:r w:rsidRPr="3BED81E6" w:rsidR="6BD6A831">
        <w:rPr>
          <w:rFonts w:ascii="Arial" w:hAnsi="Arial" w:eastAsia="Arial" w:cs="Arial"/>
          <w:noProof w:val="0"/>
          <w:sz w:val="24"/>
          <w:szCs w:val="24"/>
          <w:lang w:val="en-US"/>
        </w:rPr>
        <w:t xml:space="preserve">Implemented image caption generation using the </w:t>
      </w:r>
      <w:r w:rsidRPr="3BED81E6" w:rsidR="6BD6A831">
        <w:rPr>
          <w:rFonts w:ascii="Arial" w:hAnsi="Arial" w:eastAsia="Arial" w:cs="Arial"/>
          <w:b w:val="1"/>
          <w:bCs w:val="1"/>
          <w:noProof w:val="0"/>
          <w:sz w:val="24"/>
          <w:szCs w:val="24"/>
          <w:lang w:val="en-US"/>
        </w:rPr>
        <w:t>LLaVA</w:t>
      </w:r>
      <w:r w:rsidRPr="3BED81E6" w:rsidR="6BD6A831">
        <w:rPr>
          <w:rFonts w:ascii="Arial" w:hAnsi="Arial" w:eastAsia="Arial" w:cs="Arial"/>
          <w:noProof w:val="0"/>
          <w:sz w:val="24"/>
          <w:szCs w:val="24"/>
          <w:lang w:val="en-US"/>
        </w:rPr>
        <w:t xml:space="preserve"> model to enable     semantic understanding of visual content within the RAG pipeline.</w:t>
      </w:r>
      <w:r>
        <w:br/>
      </w:r>
      <w:r>
        <w:br/>
      </w:r>
      <w:r w:rsidRPr="3BED81E6" w:rsidR="30298922">
        <w:rPr>
          <w:rFonts w:ascii="Arial" w:hAnsi="Arial" w:eastAsia="Arial" w:cs="Arial"/>
          <w:noProof w:val="0"/>
          <w:sz w:val="24"/>
          <w:szCs w:val="24"/>
          <w:lang w:val="en-US"/>
        </w:rPr>
        <w:t xml:space="preserve">   </w:t>
      </w:r>
      <w:r w:rsidRPr="3BED81E6" w:rsidR="30298922">
        <w:rPr>
          <w:rFonts w:ascii="Arial" w:hAnsi="Arial" w:eastAsia="Arial" w:cs="Arial"/>
          <w:b w:val="1"/>
          <w:bCs w:val="1"/>
          <w:noProof w:val="0"/>
          <w:sz w:val="24"/>
          <w:szCs w:val="24"/>
          <w:lang w:val="en-US"/>
        </w:rPr>
        <w:t xml:space="preserve"> Image --&gt;</w:t>
      </w:r>
    </w:p>
    <w:p w:rsidR="30298922" w:rsidP="3BED81E6" w:rsidRDefault="30298922" w14:paraId="21C8E9A0" w14:textId="7B6A1AC8">
      <w:pPr>
        <w:pStyle w:val="Normal"/>
        <w:widowControl w:val="0"/>
        <w:spacing w:line="240" w:lineRule="auto"/>
        <w:ind w:left="0"/>
        <w:rPr>
          <w:sz w:val="24"/>
          <w:szCs w:val="24"/>
        </w:rPr>
      </w:pPr>
      <w:r w:rsidRPr="3BED81E6" w:rsidR="30298922">
        <w:rPr>
          <w:rFonts w:ascii="Arial" w:hAnsi="Arial" w:eastAsia="Arial" w:cs="Arial"/>
          <w:noProof w:val="0"/>
          <w:sz w:val="24"/>
          <w:szCs w:val="24"/>
          <w:lang w:val="en-US"/>
        </w:rPr>
        <w:t xml:space="preserve">            </w:t>
      </w:r>
      <w:r w:rsidR="30298922">
        <w:drawing>
          <wp:inline wp14:editId="26B7234D" wp14:anchorId="55B06177">
            <wp:extent cx="5267325" cy="3958935"/>
            <wp:effectExtent l="0" t="0" r="0" b="0"/>
            <wp:docPr id="1179290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290067" name="Picture 1179290067"/>
                    <pic:cNvPicPr/>
                  </pic:nvPicPr>
                  <pic:blipFill>
                    <a:blip xmlns:r="http://schemas.openxmlformats.org/officeDocument/2006/relationships" r:embed="rId1610959037">
                      <a:extLst>
                        <a:ext uri="{28A0092B-C50C-407E-A947-70E740481C1C}">
                          <a14:useLocalDpi xmlns:a14="http://schemas.microsoft.com/office/drawing/2010/main"/>
                        </a:ext>
                      </a:extLst>
                    </a:blip>
                    <a:stretch>
                      <a:fillRect/>
                    </a:stretch>
                  </pic:blipFill>
                  <pic:spPr>
                    <a:xfrm rot="0">
                      <a:off x="0" y="0"/>
                      <a:ext cx="5267325" cy="3958935"/>
                    </a:xfrm>
                    <a:prstGeom prst="rect">
                      <a:avLst/>
                    </a:prstGeom>
                  </pic:spPr>
                </pic:pic>
              </a:graphicData>
            </a:graphic>
          </wp:inline>
        </w:drawing>
      </w:r>
    </w:p>
    <w:p w:rsidR="0EC7DDF2" w:rsidP="3BED81E6" w:rsidRDefault="0EC7DDF2" w14:paraId="3F9155C4" w14:textId="5EE73DD5">
      <w:pPr>
        <w:pStyle w:val="Normal"/>
        <w:widowControl w:val="0"/>
        <w:spacing w:line="240" w:lineRule="auto"/>
        <w:ind w:left="0"/>
        <w:rPr>
          <w:sz w:val="24"/>
          <w:szCs w:val="24"/>
          <w:lang w:val="en-US"/>
        </w:rPr>
      </w:pPr>
      <w:r w:rsidRPr="3BED81E6" w:rsidR="0EC7DDF2">
        <w:rPr>
          <w:sz w:val="24"/>
          <w:szCs w:val="24"/>
          <w:lang w:val="en-US"/>
        </w:rPr>
        <w:t xml:space="preserve">      </w:t>
      </w:r>
      <w:r w:rsidRPr="3BED81E6" w:rsidR="0EC7DDF2">
        <w:rPr>
          <w:b w:val="1"/>
          <w:bCs w:val="1"/>
          <w:sz w:val="24"/>
          <w:szCs w:val="24"/>
          <w:lang w:val="en-US"/>
        </w:rPr>
        <w:t xml:space="preserve"> </w:t>
      </w:r>
      <w:r w:rsidRPr="3BED81E6" w:rsidR="1B34A9AE">
        <w:rPr>
          <w:b w:val="1"/>
          <w:bCs w:val="1"/>
          <w:sz w:val="24"/>
          <w:szCs w:val="24"/>
          <w:lang w:val="en-US"/>
        </w:rPr>
        <w:t xml:space="preserve">Caption generated by </w:t>
      </w:r>
      <w:r w:rsidRPr="3BED81E6" w:rsidR="71D44414">
        <w:rPr>
          <w:b w:val="1"/>
          <w:bCs w:val="1"/>
          <w:sz w:val="24"/>
          <w:szCs w:val="24"/>
          <w:lang w:val="en-US"/>
        </w:rPr>
        <w:t>Model:</w:t>
      </w:r>
    </w:p>
    <w:p w:rsidR="58782432" w:rsidP="3BED81E6" w:rsidRDefault="58782432" w14:paraId="6144770C" w14:textId="2B9B43C7">
      <w:pPr>
        <w:pStyle w:val="Normal"/>
        <w:widowControl w:val="0"/>
        <w:spacing w:line="240" w:lineRule="auto"/>
        <w:ind w:left="0"/>
        <w:rPr>
          <w:b w:val="1"/>
          <w:bCs w:val="1"/>
          <w:sz w:val="24"/>
          <w:szCs w:val="24"/>
          <w:lang w:val="en-US"/>
        </w:rPr>
      </w:pPr>
    </w:p>
    <w:p w:rsidR="0EC7DDF2" w:rsidP="3BED81E6" w:rsidRDefault="0EC7DDF2" w14:paraId="12B2367A" w14:textId="685F1ADE">
      <w:pPr>
        <w:pStyle w:val="Normal"/>
        <w:widowControl w:val="0"/>
        <w:spacing w:line="240" w:lineRule="auto"/>
        <w:ind w:left="0"/>
        <w:rPr>
          <w:sz w:val="24"/>
          <w:szCs w:val="24"/>
          <w:lang w:val="en-US"/>
        </w:rPr>
      </w:pPr>
      <w:r w:rsidRPr="3BED81E6" w:rsidR="0EC7DDF2">
        <w:rPr>
          <w:sz w:val="24"/>
          <w:szCs w:val="24"/>
          <w:lang w:val="en-US"/>
        </w:rPr>
        <w:t xml:space="preserve">             </w:t>
      </w:r>
      <w:r w:rsidRPr="3BED81E6" w:rsidR="18AE7BAA">
        <w:rPr>
          <w:sz w:val="24"/>
          <w:szCs w:val="24"/>
          <w:lang w:val="en-US"/>
        </w:rPr>
        <w:t>The image displays a vibrant and colorful diagram that appears to be an infographic or map of various companies, tools, and technologies related to the field of artificial intelligence (AI). The background is a bright, gradient blue that transitions from light at the top to darker as it goes downwards. This gradient creates a sense of depth, adding to the overall visual appeal of the diagram.</w:t>
      </w:r>
    </w:p>
    <w:p w:rsidR="18AE7BAA" w:rsidP="3BED81E6" w:rsidRDefault="18AE7BAA" w14:paraId="04398353" w14:textId="26D3AC36">
      <w:pPr>
        <w:pStyle w:val="Normal"/>
        <w:widowControl w:val="0"/>
        <w:spacing w:line="240" w:lineRule="auto"/>
        <w:ind w:left="0"/>
        <w:rPr>
          <w:sz w:val="24"/>
          <w:szCs w:val="24"/>
          <w:lang w:val="en-US"/>
        </w:rPr>
      </w:pPr>
      <w:r w:rsidRPr="3BED81E6" w:rsidR="18AE7BAA">
        <w:rPr>
          <w:sz w:val="24"/>
          <w:szCs w:val="24"/>
          <w:lang w:val="en-US"/>
        </w:rPr>
        <w:t xml:space="preserve"> </w:t>
      </w:r>
    </w:p>
    <w:p w:rsidR="18AE7BAA" w:rsidP="3BED81E6" w:rsidRDefault="18AE7BAA" w14:paraId="5463998E" w14:textId="5E3B5FA9">
      <w:pPr>
        <w:pStyle w:val="Normal"/>
        <w:widowControl w:val="0"/>
        <w:spacing w:line="240" w:lineRule="auto"/>
        <w:ind w:left="0"/>
        <w:rPr>
          <w:sz w:val="24"/>
          <w:szCs w:val="24"/>
          <w:lang w:val="en-US"/>
        </w:rPr>
      </w:pPr>
      <w:r w:rsidRPr="3BED81E6" w:rsidR="18AE7BAA">
        <w:rPr>
          <w:sz w:val="24"/>
          <w:szCs w:val="24"/>
          <w:lang w:val="en-US"/>
        </w:rPr>
        <w:t xml:space="preserve">At the center of the image, </w:t>
      </w:r>
      <w:r w:rsidRPr="3BED81E6" w:rsidR="18AE7BAA">
        <w:rPr>
          <w:sz w:val="24"/>
          <w:szCs w:val="24"/>
          <w:lang w:val="en-US"/>
        </w:rPr>
        <w:t>there's</w:t>
      </w:r>
      <w:r w:rsidRPr="3BED81E6" w:rsidR="18AE7BAA">
        <w:rPr>
          <w:sz w:val="24"/>
          <w:szCs w:val="24"/>
          <w:lang w:val="en-US"/>
        </w:rPr>
        <w:t xml:space="preserve"> an illustration of a sun with its rays extending outward, symbolizing the radiance or influence of AI technologies. This central image is surrounded by several logos and names of companies and tools associated with AI. Each logo is distinct and </w:t>
      </w:r>
      <w:r w:rsidRPr="3BED81E6" w:rsidR="18AE7BAA">
        <w:rPr>
          <w:sz w:val="24"/>
          <w:szCs w:val="24"/>
          <w:lang w:val="en-US"/>
        </w:rPr>
        <w:t>represents</w:t>
      </w:r>
      <w:r w:rsidRPr="3BED81E6" w:rsidR="18AE7BAA">
        <w:rPr>
          <w:sz w:val="24"/>
          <w:szCs w:val="24"/>
          <w:lang w:val="en-US"/>
        </w:rPr>
        <w:t xml:space="preserve"> a different entity within this domain.</w:t>
      </w:r>
    </w:p>
    <w:p w:rsidR="18AE7BAA" w:rsidP="3BED81E6" w:rsidRDefault="18AE7BAA" w14:paraId="55A3DB93" w14:textId="44D6CC4E">
      <w:pPr>
        <w:pStyle w:val="Normal"/>
        <w:widowControl w:val="0"/>
        <w:spacing w:line="240" w:lineRule="auto"/>
        <w:ind w:left="0"/>
        <w:rPr>
          <w:sz w:val="24"/>
          <w:szCs w:val="24"/>
          <w:lang w:val="en-US"/>
        </w:rPr>
      </w:pPr>
      <w:r w:rsidRPr="3BED81E6" w:rsidR="18AE7BAA">
        <w:rPr>
          <w:sz w:val="24"/>
          <w:szCs w:val="24"/>
          <w:lang w:val="en-US"/>
        </w:rPr>
        <w:t xml:space="preserve"> </w:t>
      </w:r>
    </w:p>
    <w:p w:rsidR="18AE7BAA" w:rsidP="3BED81E6" w:rsidRDefault="18AE7BAA" w14:paraId="524DD51E" w14:textId="3F75B4F2">
      <w:pPr>
        <w:pStyle w:val="Normal"/>
        <w:widowControl w:val="0"/>
        <w:spacing w:line="240" w:lineRule="auto"/>
        <w:ind w:left="0"/>
        <w:rPr>
          <w:sz w:val="24"/>
          <w:szCs w:val="24"/>
          <w:lang w:val="en-US"/>
        </w:rPr>
      </w:pPr>
      <w:r w:rsidRPr="3BED81E6" w:rsidR="18AE7BAA">
        <w:rPr>
          <w:sz w:val="24"/>
          <w:szCs w:val="24"/>
          <w:lang w:val="en-US"/>
        </w:rPr>
        <w:t>From left to right, the visible logos include "Python", which is a popular programming language used in many AI applications; "SciPy", a library for scientific computing in Python; "NumPy", a library for numerical computations in Python; "SciPy", again for scientific computing, but with a focus on specific domains; "SciPy", this time for signal and image processing; "Matplotlib", another library for creating static plots and interactive visualizations in Python; "</w:t>
      </w:r>
      <w:r w:rsidRPr="3BED81E6" w:rsidR="18AE7BAA">
        <w:rPr>
          <w:sz w:val="24"/>
          <w:szCs w:val="24"/>
          <w:lang w:val="en-US"/>
        </w:rPr>
        <w:t>IPy</w:t>
      </w:r>
      <w:r w:rsidRPr="3BED81E6" w:rsidR="18AE7BAA">
        <w:rPr>
          <w:sz w:val="24"/>
          <w:szCs w:val="24"/>
          <w:lang w:val="en-US"/>
        </w:rPr>
        <w:t xml:space="preserve">", which is an interactive computing environment that includes several other libraries such as </w:t>
      </w:r>
      <w:r w:rsidRPr="3BED81E6" w:rsidR="18AE7BAA">
        <w:rPr>
          <w:sz w:val="24"/>
          <w:szCs w:val="24"/>
          <w:lang w:val="en-US"/>
        </w:rPr>
        <w:t>Jupyter</w:t>
      </w:r>
      <w:r w:rsidRPr="3BED81E6" w:rsidR="18AE7BAA">
        <w:rPr>
          <w:sz w:val="24"/>
          <w:szCs w:val="24"/>
          <w:lang w:val="en-US"/>
        </w:rPr>
        <w:t xml:space="preserve"> Notebook, </w:t>
      </w:r>
      <w:r w:rsidRPr="3BED81E6" w:rsidR="18AE7BAA">
        <w:rPr>
          <w:sz w:val="24"/>
          <w:szCs w:val="24"/>
          <w:lang w:val="en-US"/>
        </w:rPr>
        <w:t>JupyterLab</w:t>
      </w:r>
      <w:r w:rsidRPr="3BED81E6" w:rsidR="18AE7BAA">
        <w:rPr>
          <w:sz w:val="24"/>
          <w:szCs w:val="24"/>
          <w:lang w:val="en-US"/>
        </w:rPr>
        <w:t>, and others; "</w:t>
      </w:r>
      <w:r w:rsidRPr="3BED81E6" w:rsidR="18AE7BAA">
        <w:rPr>
          <w:sz w:val="24"/>
          <w:szCs w:val="24"/>
          <w:lang w:val="en-US"/>
        </w:rPr>
        <w:t>Numpy</w:t>
      </w:r>
      <w:r w:rsidRPr="3BED81E6" w:rsidR="18AE7BAA">
        <w:rPr>
          <w:sz w:val="24"/>
          <w:szCs w:val="24"/>
          <w:lang w:val="en-US"/>
        </w:rPr>
        <w:t>", the Numeric Python Library; "SciPy", a scientific library for Python again; "SciPy", this time for signal and image processing; "</w:t>
      </w:r>
      <w:r w:rsidRPr="3BED81E6" w:rsidR="18AE7BAA">
        <w:rPr>
          <w:sz w:val="24"/>
          <w:szCs w:val="24"/>
          <w:lang w:val="en-US"/>
        </w:rPr>
        <w:t>IPy</w:t>
      </w:r>
      <w:r w:rsidRPr="3BED81E6" w:rsidR="18AE7BAA">
        <w:rPr>
          <w:sz w:val="24"/>
          <w:szCs w:val="24"/>
          <w:lang w:val="en-US"/>
        </w:rPr>
        <w:t xml:space="preserve">", an interactive computing environment with various extensions like </w:t>
      </w:r>
      <w:r w:rsidRPr="3BED81E6" w:rsidR="18AE7BAA">
        <w:rPr>
          <w:sz w:val="24"/>
          <w:szCs w:val="24"/>
          <w:lang w:val="en-US"/>
        </w:rPr>
        <w:t>Jupyter</w:t>
      </w:r>
      <w:r w:rsidRPr="3BED81E6" w:rsidR="18AE7BAA">
        <w:rPr>
          <w:sz w:val="24"/>
          <w:szCs w:val="24"/>
          <w:lang w:val="en-US"/>
        </w:rPr>
        <w:t xml:space="preserve"> Notebooks and </w:t>
      </w:r>
      <w:r w:rsidRPr="3BED81E6" w:rsidR="18AE7BAA">
        <w:rPr>
          <w:sz w:val="24"/>
          <w:szCs w:val="24"/>
          <w:lang w:val="en-US"/>
        </w:rPr>
        <w:t>JupyterLab</w:t>
      </w:r>
      <w:r w:rsidRPr="3BED81E6" w:rsidR="18AE7BAA">
        <w:rPr>
          <w:sz w:val="24"/>
          <w:szCs w:val="24"/>
          <w:lang w:val="en-US"/>
        </w:rPr>
        <w:t>; "NumPy", a library for numerical computations in Python.</w:t>
      </w:r>
      <w:r w:rsidRPr="3BED81E6" w:rsidR="18AE7BAA">
        <w:rPr>
          <w:sz w:val="24"/>
          <w:szCs w:val="24"/>
          <w:lang w:val="en-US"/>
        </w:rPr>
        <w:t xml:space="preserve">Each logo is accompanied by text that provides further context about the company or tool it </w:t>
      </w:r>
      <w:r w:rsidRPr="3BED81E6" w:rsidR="18AE7BAA">
        <w:rPr>
          <w:sz w:val="24"/>
          <w:szCs w:val="24"/>
          <w:lang w:val="en-US"/>
        </w:rPr>
        <w:t>represents</w:t>
      </w:r>
      <w:r w:rsidRPr="3BED81E6" w:rsidR="18AE7BAA">
        <w:rPr>
          <w:sz w:val="24"/>
          <w:szCs w:val="24"/>
          <w:lang w:val="en-US"/>
        </w:rPr>
        <w:t>, although some of this text is partially obscured. For example, "NumPy" is labeled as "Numeric Python Library</w:t>
      </w:r>
      <w:r w:rsidRPr="3BED81E6" w:rsidR="18AE7BAA">
        <w:rPr>
          <w:sz w:val="24"/>
          <w:szCs w:val="24"/>
          <w:lang w:val="en-US"/>
        </w:rPr>
        <w:t>".</w:t>
      </w:r>
      <w:r w:rsidRPr="3BED81E6" w:rsidR="18AE7BAA">
        <w:rPr>
          <w:sz w:val="24"/>
          <w:szCs w:val="24"/>
          <w:lang w:val="en-US"/>
        </w:rPr>
        <w:t xml:space="preserve"> The logos are arranged in such a way that they overlap and intersect with each other, creating a complex network that visually </w:t>
      </w:r>
      <w:r w:rsidRPr="3BED81E6" w:rsidR="18AE7BAA">
        <w:rPr>
          <w:sz w:val="24"/>
          <w:szCs w:val="24"/>
          <w:lang w:val="en-US"/>
        </w:rPr>
        <w:t>represents</w:t>
      </w:r>
      <w:r w:rsidRPr="3BED81E6" w:rsidR="18AE7BAA">
        <w:rPr>
          <w:sz w:val="24"/>
          <w:szCs w:val="24"/>
          <w:lang w:val="en-US"/>
        </w:rPr>
        <w:t xml:space="preserve"> the interconnectedness of these AI technologies.</w:t>
      </w:r>
    </w:p>
    <w:p w:rsidR="18AE7BAA" w:rsidP="3BED81E6" w:rsidRDefault="18AE7BAA" w14:paraId="2D28F73C" w14:textId="28E90BA7">
      <w:pPr>
        <w:pStyle w:val="Normal"/>
        <w:widowControl w:val="0"/>
        <w:spacing w:line="240" w:lineRule="auto"/>
        <w:ind w:left="0"/>
        <w:rPr>
          <w:sz w:val="24"/>
          <w:szCs w:val="24"/>
          <w:lang w:val="en-US"/>
        </w:rPr>
      </w:pPr>
      <w:r w:rsidRPr="3BED81E6" w:rsidR="18AE7BAA">
        <w:rPr>
          <w:sz w:val="24"/>
          <w:szCs w:val="24"/>
          <w:lang w:val="en-US"/>
        </w:rPr>
        <w:t xml:space="preserve"> </w:t>
      </w:r>
    </w:p>
    <w:p w:rsidR="18AE7BAA" w:rsidP="3BED81E6" w:rsidRDefault="18AE7BAA" w14:paraId="1F037683" w14:textId="45D95791">
      <w:pPr>
        <w:pStyle w:val="Normal"/>
        <w:widowControl w:val="0"/>
        <w:spacing w:line="240" w:lineRule="auto"/>
        <w:ind w:left="0"/>
        <w:rPr>
          <w:ins w:author="Abdullah Khan" w:date="2026-02-03T05:30:00Z" w16du:dateUtc="2026-02-03T05:30:00Z" w:id="1883620064"/>
          <w:sz w:val="24"/>
          <w:szCs w:val="24"/>
          <w:lang w:val="en-US"/>
        </w:rPr>
      </w:pPr>
      <w:r w:rsidRPr="3BED81E6" w:rsidR="18AE7BAA">
        <w:rPr>
          <w:sz w:val="24"/>
          <w:szCs w:val="24"/>
          <w:lang w:val="en-US"/>
        </w:rPr>
        <w:t>The style of the image is informative and appears to be designed for educational or illustrative purposes, providing an overview of important tools and companies within the realm of artificial intelligence. The use of bright colors and clear labels makes it easy for viewers to understand the content at a glance.</w:t>
      </w:r>
      <w:r>
        <w:br/>
      </w:r>
      <w:r w:rsidRPr="3BED81E6" w:rsidR="2EA3534B">
        <w:rPr>
          <w:sz w:val="24"/>
          <w:szCs w:val="24"/>
          <w:lang w:val="en-US"/>
        </w:rPr>
        <w:t xml:space="preserve">           </w:t>
      </w:r>
    </w:p>
    <w:p xmlns:wp14="http://schemas.microsoft.com/office/word/2010/wordml" w:rsidR="00801F4E" w:rsidP="3BED81E6" w:rsidRDefault="00801F4E" w14:paraId="0FB78278" wp14:textId="77777777">
      <w:pPr>
        <w:widowControl w:val="0"/>
        <w:spacing w:line="240" w:lineRule="auto"/>
        <w:rPr>
          <w:sz w:val="24"/>
          <w:szCs w:val="24"/>
        </w:rPr>
      </w:pPr>
    </w:p>
    <w:p xmlns:wp14="http://schemas.microsoft.com/office/word/2010/wordml" w:rsidR="00801F4E" w:rsidP="3BED81E6" w:rsidRDefault="00801F4E" w14:paraId="3F7E47D7" wp14:textId="70D23716">
      <w:pPr>
        <w:pStyle w:val="Normal"/>
        <w:widowControl w:val="0"/>
        <w:spacing w:before="240" w:beforeAutospacing="off" w:after="240" w:afterAutospacing="off" w:line="240" w:lineRule="auto"/>
        <w:rPr>
          <w:b w:val="1"/>
          <w:bCs w:val="1"/>
          <w:sz w:val="24"/>
          <w:szCs w:val="24"/>
        </w:rPr>
      </w:pPr>
      <w:r w:rsidRPr="3BED81E6" w:rsidR="3F8F84FC">
        <w:rPr>
          <w:b w:val="1"/>
          <w:bCs w:val="1"/>
          <w:sz w:val="24"/>
          <w:szCs w:val="24"/>
        </w:rPr>
        <w:t xml:space="preserve">Exploring MMR Retrieval </w:t>
      </w:r>
      <w:r w:rsidRPr="3BED81E6" w:rsidR="2A04502C">
        <w:rPr>
          <w:b w:val="1"/>
          <w:bCs w:val="1"/>
          <w:sz w:val="24"/>
          <w:szCs w:val="24"/>
        </w:rPr>
        <w:t>:</w:t>
      </w:r>
      <w:r>
        <w:br/>
      </w:r>
      <w:r w:rsidRPr="3BED81E6" w:rsidR="292518DE">
        <w:rPr>
          <w:b w:val="1"/>
          <w:bCs w:val="1"/>
          <w:sz w:val="24"/>
          <w:szCs w:val="24"/>
        </w:rPr>
        <w:t xml:space="preserve">          </w:t>
      </w:r>
      <w:r>
        <w:br/>
      </w:r>
      <w:r w:rsidRPr="3BED81E6" w:rsidR="3BC3E753">
        <w:rPr>
          <w:b w:val="1"/>
          <w:bCs w:val="1"/>
          <w:sz w:val="24"/>
          <w:szCs w:val="24"/>
        </w:rPr>
        <w:t xml:space="preserve">                 </w:t>
      </w:r>
      <w:r w:rsidRPr="3BED81E6" w:rsidR="3BC3E753">
        <w:rPr>
          <w:rFonts w:ascii="Arial" w:hAnsi="Arial" w:eastAsia="Arial" w:cs="Arial"/>
          <w:b w:val="1"/>
          <w:bCs w:val="1"/>
          <w:noProof w:val="0"/>
          <w:sz w:val="24"/>
          <w:szCs w:val="24"/>
          <w:lang w:val="en"/>
        </w:rPr>
        <w:t>MMR (Maximal Marginal Relevance)</w:t>
      </w:r>
      <w:r w:rsidRPr="3BED81E6" w:rsidR="3BC3E753">
        <w:rPr>
          <w:rFonts w:ascii="Arial" w:hAnsi="Arial" w:eastAsia="Arial" w:cs="Arial"/>
          <w:noProof w:val="0"/>
          <w:sz w:val="24"/>
          <w:szCs w:val="24"/>
          <w:lang w:val="en"/>
        </w:rPr>
        <w:t xml:space="preserve"> is a </w:t>
      </w:r>
      <w:r w:rsidRPr="3BED81E6" w:rsidR="3BC3E753">
        <w:rPr>
          <w:rFonts w:ascii="Arial" w:hAnsi="Arial" w:eastAsia="Arial" w:cs="Arial"/>
          <w:b w:val="1"/>
          <w:bCs w:val="1"/>
          <w:noProof w:val="0"/>
          <w:sz w:val="24"/>
          <w:szCs w:val="24"/>
          <w:lang w:val="en"/>
        </w:rPr>
        <w:t>retrieval technique used in RAG systems</w:t>
      </w:r>
      <w:r w:rsidRPr="3BED81E6" w:rsidR="3BC3E753">
        <w:rPr>
          <w:rFonts w:ascii="Arial" w:hAnsi="Arial" w:eastAsia="Arial" w:cs="Arial"/>
          <w:noProof w:val="0"/>
          <w:sz w:val="24"/>
          <w:szCs w:val="24"/>
          <w:lang w:val="en"/>
        </w:rPr>
        <w:t xml:space="preserve"> to return </w:t>
      </w:r>
      <w:r w:rsidRPr="3BED81E6" w:rsidR="3BC3E753">
        <w:rPr>
          <w:rFonts w:ascii="Arial" w:hAnsi="Arial" w:eastAsia="Arial" w:cs="Arial"/>
          <w:b w:val="1"/>
          <w:bCs w:val="1"/>
          <w:noProof w:val="0"/>
          <w:sz w:val="24"/>
          <w:szCs w:val="24"/>
          <w:lang w:val="en"/>
        </w:rPr>
        <w:t>results that are both relevant to the query and diverse from each other</w:t>
      </w:r>
      <w:r w:rsidRPr="3BED81E6" w:rsidR="3BC3E753">
        <w:rPr>
          <w:rFonts w:ascii="Arial" w:hAnsi="Arial" w:eastAsia="Arial" w:cs="Arial"/>
          <w:noProof w:val="0"/>
          <w:sz w:val="24"/>
          <w:szCs w:val="24"/>
          <w:lang w:val="en"/>
        </w:rPr>
        <w:t xml:space="preserve">. It helps avoid retrieving multiple chunks that say the </w:t>
      </w:r>
      <w:r w:rsidRPr="3BED81E6" w:rsidR="3BC3E753">
        <w:rPr>
          <w:rFonts w:ascii="Arial" w:hAnsi="Arial" w:eastAsia="Arial" w:cs="Arial"/>
          <w:b w:val="1"/>
          <w:bCs w:val="1"/>
          <w:noProof w:val="0"/>
          <w:sz w:val="24"/>
          <w:szCs w:val="24"/>
          <w:lang w:val="en"/>
        </w:rPr>
        <w:t>same thing repeatedly</w:t>
      </w:r>
      <w:r w:rsidRPr="3BED81E6" w:rsidR="3BC3E753">
        <w:rPr>
          <w:rFonts w:ascii="Arial" w:hAnsi="Arial" w:eastAsia="Arial" w:cs="Arial"/>
          <w:noProof w:val="0"/>
          <w:sz w:val="24"/>
          <w:szCs w:val="24"/>
          <w:lang w:val="en"/>
        </w:rPr>
        <w:t>.</w:t>
      </w:r>
    </w:p>
    <w:p xmlns:wp14="http://schemas.microsoft.com/office/word/2010/wordml" w:rsidR="00801F4E" w:rsidP="3BED81E6" w:rsidRDefault="00801F4E" w14:paraId="05239CFC" wp14:textId="46D23204">
      <w:pPr>
        <w:widowControl w:val="0"/>
        <w:spacing w:before="240" w:beforeAutospacing="off" w:after="240" w:afterAutospacing="off" w:line="240" w:lineRule="auto"/>
        <w:rPr>
          <w:rFonts w:ascii="Arial" w:hAnsi="Arial" w:eastAsia="Arial" w:cs="Arial"/>
          <w:noProof w:val="0"/>
          <w:sz w:val="24"/>
          <w:szCs w:val="24"/>
          <w:lang w:val="en"/>
        </w:rPr>
      </w:pPr>
      <w:r w:rsidRPr="3BED81E6" w:rsidR="3BC3E753">
        <w:rPr>
          <w:rFonts w:ascii="Arial" w:hAnsi="Arial" w:eastAsia="Arial" w:cs="Arial"/>
          <w:noProof w:val="0"/>
          <w:sz w:val="24"/>
          <w:szCs w:val="24"/>
          <w:lang w:val="en"/>
        </w:rPr>
        <w:t>In simple terms:</w:t>
      </w:r>
    </w:p>
    <w:p xmlns:wp14="http://schemas.microsoft.com/office/word/2010/wordml" w:rsidR="00801F4E" w:rsidP="3BED81E6" w:rsidRDefault="00801F4E" w14:paraId="072C1154" wp14:textId="05FFF7DC">
      <w:pPr>
        <w:widowControl w:val="0"/>
        <w:spacing w:before="240" w:beforeAutospacing="off" w:after="240" w:afterAutospacing="off" w:line="240" w:lineRule="auto"/>
        <w:rPr>
          <w:rFonts w:ascii="Arial" w:hAnsi="Arial" w:eastAsia="Arial" w:cs="Arial"/>
          <w:b w:val="1"/>
          <w:bCs w:val="1"/>
          <w:noProof w:val="0"/>
          <w:sz w:val="24"/>
          <w:szCs w:val="24"/>
          <w:lang w:val="en"/>
        </w:rPr>
      </w:pPr>
      <w:r w:rsidRPr="3BED81E6" w:rsidR="3BC3E753">
        <w:rPr>
          <w:rFonts w:ascii="Arial" w:hAnsi="Arial" w:eastAsia="Arial" w:cs="Arial"/>
          <w:noProof w:val="0"/>
          <w:sz w:val="24"/>
          <w:szCs w:val="24"/>
          <w:lang w:val="en"/>
        </w:rPr>
        <w:t xml:space="preserve">MMR = </w:t>
      </w:r>
      <w:r w:rsidRPr="3BED81E6" w:rsidR="3BC3E753">
        <w:rPr>
          <w:rFonts w:ascii="Arial" w:hAnsi="Arial" w:eastAsia="Arial" w:cs="Arial"/>
          <w:b w:val="1"/>
          <w:bCs w:val="1"/>
          <w:noProof w:val="0"/>
          <w:sz w:val="24"/>
          <w:szCs w:val="24"/>
          <w:lang w:val="en"/>
        </w:rPr>
        <w:t>Relevance to query + Diversity among results</w:t>
      </w:r>
    </w:p>
    <w:p xmlns:wp14="http://schemas.microsoft.com/office/word/2010/wordml" w:rsidR="00801F4E" w:rsidP="3BED81E6" w:rsidRDefault="00801F4E" w14:paraId="1DF6C360" wp14:textId="48115667">
      <w:pPr>
        <w:pStyle w:val="NoSpacing"/>
        <w:rPr>
          <w:b w:val="1"/>
          <w:bCs w:val="1"/>
          <w:noProof w:val="0"/>
          <w:sz w:val="24"/>
          <w:szCs w:val="24"/>
          <w:lang w:val="en"/>
        </w:rPr>
      </w:pPr>
      <w:r w:rsidRPr="3BED81E6" w:rsidR="3BC3E753">
        <w:rPr>
          <w:b w:val="1"/>
          <w:bCs w:val="1"/>
          <w:noProof w:val="0"/>
          <w:sz w:val="24"/>
          <w:szCs w:val="24"/>
          <w:lang w:val="en"/>
        </w:rPr>
        <w:t>Mathematical Idea Behind MMR</w:t>
      </w:r>
    </w:p>
    <w:p xmlns:wp14="http://schemas.microsoft.com/office/word/2010/wordml" w:rsidR="00801F4E" w:rsidP="3BED81E6" w:rsidRDefault="00801F4E" w14:paraId="6C1494D9" wp14:textId="525CCAA5">
      <w:pPr>
        <w:widowControl w:val="0"/>
        <w:spacing w:before="240" w:beforeAutospacing="off" w:after="240" w:afterAutospacing="off" w:line="240" w:lineRule="auto"/>
        <w:rPr>
          <w:rFonts w:ascii="Arial" w:hAnsi="Arial" w:eastAsia="Arial" w:cs="Arial"/>
          <w:noProof w:val="0"/>
          <w:sz w:val="24"/>
          <w:szCs w:val="24"/>
          <w:lang w:val="en"/>
        </w:rPr>
      </w:pPr>
      <w:r w:rsidRPr="3BED81E6" w:rsidR="3BC3E753">
        <w:rPr>
          <w:rFonts w:ascii="Arial" w:hAnsi="Arial" w:eastAsia="Arial" w:cs="Arial"/>
          <w:noProof w:val="0"/>
          <w:sz w:val="24"/>
          <w:szCs w:val="24"/>
          <w:lang w:val="en"/>
        </w:rPr>
        <w:t>MMR selects documents by maximizing:</w:t>
      </w:r>
    </w:p>
    <w:p xmlns:wp14="http://schemas.microsoft.com/office/word/2010/wordml" w:rsidR="00801F4E" w:rsidP="3BED81E6" w:rsidRDefault="00801F4E" w14:paraId="5F8EFCAA" wp14:textId="646DFF2D">
      <w:pPr>
        <w:widowControl w:val="0"/>
        <w:spacing w:before="0" w:beforeAutospacing="off" w:after="0" w:afterAutospacing="off" w:line="240" w:lineRule="auto"/>
        <w:rPr>
          <w:rFonts w:ascii="Consolas" w:hAnsi="Consolas" w:eastAsia="Consolas" w:cs="Consolas"/>
          <w:noProof w:val="0"/>
          <w:sz w:val="24"/>
          <w:szCs w:val="24"/>
          <w:lang w:val="en-US"/>
        </w:rPr>
      </w:pPr>
      <w:r w:rsidRPr="3BED81E6" w:rsidR="3BC3E753">
        <w:rPr>
          <w:rFonts w:ascii="Consolas" w:hAnsi="Consolas" w:eastAsia="Consolas" w:cs="Consolas"/>
          <w:noProof w:val="0"/>
          <w:sz w:val="24"/>
          <w:szCs w:val="24"/>
          <w:lang w:val="en-US"/>
        </w:rPr>
        <w:t xml:space="preserve">MMR = λ * </w:t>
      </w:r>
      <w:r w:rsidRPr="3BED81E6" w:rsidR="119FBA78">
        <w:rPr>
          <w:rFonts w:ascii="Consolas" w:hAnsi="Consolas" w:eastAsia="Consolas" w:cs="Consolas"/>
          <w:noProof w:val="0"/>
          <w:sz w:val="24"/>
          <w:szCs w:val="24"/>
          <w:lang w:val="en-US"/>
        </w:rPr>
        <w:t>Similarity (</w:t>
      </w:r>
      <w:r w:rsidRPr="3BED81E6" w:rsidR="3BC3E753">
        <w:rPr>
          <w:rFonts w:ascii="Consolas" w:hAnsi="Consolas" w:eastAsia="Consolas" w:cs="Consolas"/>
          <w:noProof w:val="0"/>
          <w:sz w:val="24"/>
          <w:szCs w:val="24"/>
          <w:lang w:val="en-US"/>
        </w:rPr>
        <w:t>Query, Document)</w:t>
      </w:r>
      <w:r>
        <w:br/>
      </w:r>
      <w:r w:rsidRPr="3BED81E6" w:rsidR="3BC3E753">
        <w:rPr>
          <w:rFonts w:ascii="Consolas" w:hAnsi="Consolas" w:eastAsia="Consolas" w:cs="Consolas"/>
          <w:noProof w:val="0"/>
          <w:sz w:val="24"/>
          <w:szCs w:val="24"/>
          <w:lang w:val="en-US"/>
        </w:rPr>
        <w:t xml:space="preserve">      - (1-λ) * </w:t>
      </w:r>
      <w:r w:rsidRPr="3BED81E6" w:rsidR="3BDDFA10">
        <w:rPr>
          <w:rFonts w:ascii="Consolas" w:hAnsi="Consolas" w:eastAsia="Consolas" w:cs="Consolas"/>
          <w:noProof w:val="0"/>
          <w:sz w:val="24"/>
          <w:szCs w:val="24"/>
          <w:lang w:val="en-US"/>
        </w:rPr>
        <w:t>Similarity (</w:t>
      </w:r>
      <w:r w:rsidRPr="3BED81E6" w:rsidR="3BC3E753">
        <w:rPr>
          <w:rFonts w:ascii="Consolas" w:hAnsi="Consolas" w:eastAsia="Consolas" w:cs="Consolas"/>
          <w:noProof w:val="0"/>
          <w:sz w:val="24"/>
          <w:szCs w:val="24"/>
          <w:lang w:val="en-US"/>
        </w:rPr>
        <w:t xml:space="preserve">Document, </w:t>
      </w:r>
      <w:r w:rsidRPr="3BED81E6" w:rsidR="3BC3E753">
        <w:rPr>
          <w:rFonts w:ascii="Consolas" w:hAnsi="Consolas" w:eastAsia="Consolas" w:cs="Consolas"/>
          <w:noProof w:val="0"/>
          <w:sz w:val="24"/>
          <w:szCs w:val="24"/>
          <w:lang w:val="en-US"/>
        </w:rPr>
        <w:t>SelectedDocs</w:t>
      </w:r>
      <w:r w:rsidRPr="3BED81E6" w:rsidR="3BC3E753">
        <w:rPr>
          <w:rFonts w:ascii="Consolas" w:hAnsi="Consolas" w:eastAsia="Consolas" w:cs="Consolas"/>
          <w:noProof w:val="0"/>
          <w:sz w:val="24"/>
          <w:szCs w:val="24"/>
          <w:lang w:val="en-US"/>
        </w:rPr>
        <w:t>)</w:t>
      </w:r>
    </w:p>
    <w:p xmlns:wp14="http://schemas.microsoft.com/office/word/2010/wordml" w:rsidR="00801F4E" w:rsidP="3BED81E6" w:rsidRDefault="00801F4E" w14:paraId="11E6249A" wp14:textId="146CFEC2">
      <w:pPr>
        <w:widowControl w:val="0"/>
        <w:spacing w:before="240" w:beforeAutospacing="off" w:after="240" w:afterAutospacing="off" w:line="240" w:lineRule="auto"/>
        <w:rPr>
          <w:rFonts w:ascii="Arial" w:hAnsi="Arial" w:eastAsia="Arial" w:cs="Arial"/>
          <w:noProof w:val="0"/>
          <w:sz w:val="24"/>
          <w:szCs w:val="24"/>
          <w:lang w:val="en"/>
        </w:rPr>
      </w:pPr>
      <w:r w:rsidRPr="3BED81E6" w:rsidR="3BC3E753">
        <w:rPr>
          <w:rFonts w:ascii="Arial" w:hAnsi="Arial" w:eastAsia="Arial" w:cs="Arial"/>
          <w:noProof w:val="0"/>
          <w:sz w:val="24"/>
          <w:szCs w:val="24"/>
          <w:lang w:val="en"/>
        </w:rPr>
        <w:t>Where:</w:t>
      </w:r>
    </w:p>
    <w:tbl>
      <w:tblPr>
        <w:tblStyle w:val="TableNormal"/>
        <w:bidiVisual w:val="0"/>
        <w:tblW w:w="0" w:type="auto"/>
        <w:tblLook w:val="06A0" w:firstRow="1" w:lastRow="0" w:firstColumn="1" w:lastColumn="0" w:noHBand="1" w:noVBand="1"/>
      </w:tblPr>
      <w:tblGrid>
        <w:gridCol w:w="3846"/>
        <w:gridCol w:w="4199"/>
      </w:tblGrid>
      <w:tr w:rsidR="1330C73A" w:rsidTr="3BED81E6" w14:paraId="1FF98CC0">
        <w:trPr>
          <w:trHeight w:val="300"/>
        </w:trPr>
        <w:tc>
          <w:tcPr>
            <w:tcW w:w="3846" w:type="dxa"/>
            <w:tcMar/>
            <w:vAlign w:val="center"/>
          </w:tcPr>
          <w:p w:rsidR="1330C73A" w:rsidP="3BED81E6" w:rsidRDefault="1330C73A" w14:paraId="40415958" w14:textId="4D53626D">
            <w:pPr>
              <w:spacing w:before="0" w:beforeAutospacing="off" w:after="0" w:afterAutospacing="off"/>
              <w:jc w:val="center"/>
              <w:rPr>
                <w:b w:val="1"/>
                <w:bCs w:val="1"/>
                <w:sz w:val="24"/>
                <w:szCs w:val="24"/>
              </w:rPr>
            </w:pPr>
            <w:r w:rsidRPr="3BED81E6" w:rsidR="512B5B4B">
              <w:rPr>
                <w:b w:val="1"/>
                <w:bCs w:val="1"/>
                <w:sz w:val="24"/>
                <w:szCs w:val="24"/>
              </w:rPr>
              <w:t>Term</w:t>
            </w:r>
          </w:p>
        </w:tc>
        <w:tc>
          <w:tcPr>
            <w:tcW w:w="4199" w:type="dxa"/>
            <w:tcMar/>
            <w:vAlign w:val="center"/>
          </w:tcPr>
          <w:p w:rsidR="1330C73A" w:rsidP="3BED81E6" w:rsidRDefault="1330C73A" w14:paraId="35E03002" w14:textId="6C263B02">
            <w:pPr>
              <w:spacing w:before="0" w:beforeAutospacing="off" w:after="0" w:afterAutospacing="off"/>
              <w:jc w:val="center"/>
              <w:rPr>
                <w:b w:val="1"/>
                <w:bCs w:val="1"/>
                <w:sz w:val="24"/>
                <w:szCs w:val="24"/>
              </w:rPr>
            </w:pPr>
            <w:r w:rsidRPr="3BED81E6" w:rsidR="512B5B4B">
              <w:rPr>
                <w:b w:val="1"/>
                <w:bCs w:val="1"/>
                <w:sz w:val="24"/>
                <w:szCs w:val="24"/>
              </w:rPr>
              <w:t>Meaning</w:t>
            </w:r>
          </w:p>
        </w:tc>
      </w:tr>
      <w:tr w:rsidR="1330C73A" w:rsidTr="3BED81E6" w14:paraId="0306FB11">
        <w:trPr>
          <w:trHeight w:val="300"/>
        </w:trPr>
        <w:tc>
          <w:tcPr>
            <w:tcW w:w="3846" w:type="dxa"/>
            <w:tcMar/>
            <w:vAlign w:val="center"/>
          </w:tcPr>
          <w:p w:rsidR="2C3C8644" w:rsidP="3BED81E6" w:rsidRDefault="2C3C8644" w14:paraId="531915E9" w14:textId="1BBB3C53">
            <w:pPr>
              <w:spacing w:before="0" w:beforeAutospacing="off" w:after="0" w:afterAutospacing="off"/>
              <w:rPr>
                <w:sz w:val="24"/>
                <w:szCs w:val="24"/>
                <w:lang w:val="en-US"/>
              </w:rPr>
            </w:pPr>
            <w:r w:rsidRPr="3BED81E6" w:rsidR="6DC2DB23">
              <w:rPr>
                <w:sz w:val="24"/>
                <w:szCs w:val="24"/>
                <w:lang w:val="en-US"/>
              </w:rPr>
              <w:t>Similarity (</w:t>
            </w:r>
            <w:r w:rsidRPr="3BED81E6" w:rsidR="512B5B4B">
              <w:rPr>
                <w:sz w:val="24"/>
                <w:szCs w:val="24"/>
                <w:lang w:val="en-US"/>
              </w:rPr>
              <w:t>Query, Document)</w:t>
            </w:r>
          </w:p>
        </w:tc>
        <w:tc>
          <w:tcPr>
            <w:tcW w:w="4199" w:type="dxa"/>
            <w:tcMar/>
            <w:vAlign w:val="center"/>
          </w:tcPr>
          <w:p w:rsidR="1330C73A" w:rsidP="3BED81E6" w:rsidRDefault="1330C73A" w14:paraId="712AC1B5" w14:textId="56E680C4">
            <w:pPr>
              <w:spacing w:before="0" w:beforeAutospacing="off" w:after="0" w:afterAutospacing="off"/>
              <w:rPr>
                <w:sz w:val="24"/>
                <w:szCs w:val="24"/>
              </w:rPr>
            </w:pPr>
            <w:r w:rsidRPr="3BED81E6" w:rsidR="512B5B4B">
              <w:rPr>
                <w:sz w:val="24"/>
                <w:szCs w:val="24"/>
              </w:rPr>
              <w:t>how relevant document is</w:t>
            </w:r>
          </w:p>
        </w:tc>
      </w:tr>
      <w:tr w:rsidR="1330C73A" w:rsidTr="3BED81E6" w14:paraId="2802B56A">
        <w:trPr>
          <w:trHeight w:val="300"/>
        </w:trPr>
        <w:tc>
          <w:tcPr>
            <w:tcW w:w="3846" w:type="dxa"/>
            <w:tcMar/>
            <w:vAlign w:val="center"/>
          </w:tcPr>
          <w:p w:rsidR="3ABEF1E7" w:rsidP="3BED81E6" w:rsidRDefault="3ABEF1E7" w14:paraId="5F18F6BA" w14:textId="442876B5">
            <w:pPr>
              <w:spacing w:before="0" w:beforeAutospacing="off" w:after="0" w:afterAutospacing="off"/>
              <w:rPr>
                <w:sz w:val="24"/>
                <w:szCs w:val="24"/>
                <w:lang w:val="en-US"/>
              </w:rPr>
            </w:pPr>
            <w:r w:rsidRPr="3BED81E6" w:rsidR="4E47000E">
              <w:rPr>
                <w:sz w:val="24"/>
                <w:szCs w:val="24"/>
                <w:lang w:val="en-US"/>
              </w:rPr>
              <w:t>Similarity (</w:t>
            </w:r>
            <w:r w:rsidRPr="3BED81E6" w:rsidR="512B5B4B">
              <w:rPr>
                <w:sz w:val="24"/>
                <w:szCs w:val="24"/>
                <w:lang w:val="en-US"/>
              </w:rPr>
              <w:t xml:space="preserve">Document, </w:t>
            </w:r>
            <w:r w:rsidRPr="3BED81E6" w:rsidR="512B5B4B">
              <w:rPr>
                <w:sz w:val="24"/>
                <w:szCs w:val="24"/>
                <w:lang w:val="en-US"/>
              </w:rPr>
              <w:t>SelectedDocs</w:t>
            </w:r>
            <w:r w:rsidRPr="3BED81E6" w:rsidR="512B5B4B">
              <w:rPr>
                <w:sz w:val="24"/>
                <w:szCs w:val="24"/>
                <w:lang w:val="en-US"/>
              </w:rPr>
              <w:t>)</w:t>
            </w:r>
          </w:p>
        </w:tc>
        <w:tc>
          <w:tcPr>
            <w:tcW w:w="4199" w:type="dxa"/>
            <w:tcMar/>
            <w:vAlign w:val="center"/>
          </w:tcPr>
          <w:p w:rsidR="1330C73A" w:rsidP="3BED81E6" w:rsidRDefault="1330C73A" w14:paraId="493EC853" w14:textId="07402819">
            <w:pPr>
              <w:spacing w:before="0" w:beforeAutospacing="off" w:after="0" w:afterAutospacing="off"/>
              <w:rPr>
                <w:sz w:val="24"/>
                <w:szCs w:val="24"/>
              </w:rPr>
            </w:pPr>
            <w:r w:rsidRPr="3BED81E6" w:rsidR="512B5B4B">
              <w:rPr>
                <w:sz w:val="24"/>
                <w:szCs w:val="24"/>
              </w:rPr>
              <w:t>how similar it is to already selected docs</w:t>
            </w:r>
          </w:p>
        </w:tc>
      </w:tr>
      <w:tr w:rsidR="1330C73A" w:rsidTr="3BED81E6" w14:paraId="43B3D721">
        <w:trPr>
          <w:trHeight w:val="300"/>
        </w:trPr>
        <w:tc>
          <w:tcPr>
            <w:tcW w:w="3846" w:type="dxa"/>
            <w:tcMar/>
            <w:vAlign w:val="center"/>
          </w:tcPr>
          <w:p w:rsidR="1330C73A" w:rsidP="3BED81E6" w:rsidRDefault="1330C73A" w14:paraId="04E37581" w14:textId="4A0BCCF4">
            <w:pPr>
              <w:spacing w:before="0" w:beforeAutospacing="off" w:after="0" w:afterAutospacing="off"/>
              <w:rPr>
                <w:sz w:val="24"/>
                <w:szCs w:val="24"/>
              </w:rPr>
            </w:pPr>
            <w:r w:rsidRPr="3BED81E6" w:rsidR="512B5B4B">
              <w:rPr>
                <w:sz w:val="24"/>
                <w:szCs w:val="24"/>
              </w:rPr>
              <w:t>λ (lambda)</w:t>
            </w:r>
          </w:p>
        </w:tc>
        <w:tc>
          <w:tcPr>
            <w:tcW w:w="4199" w:type="dxa"/>
            <w:tcMar/>
            <w:vAlign w:val="center"/>
          </w:tcPr>
          <w:p w:rsidR="1330C73A" w:rsidP="3BED81E6" w:rsidRDefault="1330C73A" w14:paraId="44FDC01E" w14:textId="2B1E091E">
            <w:pPr>
              <w:spacing w:before="0" w:beforeAutospacing="off" w:after="0" w:afterAutospacing="off"/>
              <w:rPr>
                <w:sz w:val="24"/>
                <w:szCs w:val="24"/>
              </w:rPr>
            </w:pPr>
            <w:r w:rsidRPr="3BED81E6" w:rsidR="512B5B4B">
              <w:rPr>
                <w:sz w:val="24"/>
                <w:szCs w:val="24"/>
              </w:rPr>
              <w:t>balance between relevance and diversity</w:t>
            </w:r>
          </w:p>
        </w:tc>
      </w:tr>
    </w:tbl>
    <w:p xmlns:wp14="http://schemas.microsoft.com/office/word/2010/wordml" w:rsidR="00801F4E" w:rsidP="3BED81E6" w:rsidRDefault="00801F4E" w14:paraId="70178FDC" wp14:textId="7144BB8F">
      <w:pPr>
        <w:pStyle w:val="Heading3"/>
        <w:widowControl w:val="0"/>
        <w:bidi w:val="0"/>
        <w:spacing w:before="281" w:beforeAutospacing="off" w:after="281" w:afterAutospacing="off" w:line="240" w:lineRule="auto"/>
        <w:rPr>
          <w:rFonts w:ascii="Arial" w:hAnsi="Arial" w:eastAsia="Arial" w:cs="Arial"/>
          <w:b w:val="1"/>
          <w:bCs w:val="1"/>
          <w:noProof w:val="0"/>
          <w:sz w:val="24"/>
          <w:szCs w:val="24"/>
          <w:lang w:val="en"/>
        </w:rPr>
      </w:pPr>
      <w:r w:rsidRPr="3BED81E6" w:rsidR="7BD08981">
        <w:rPr>
          <w:rFonts w:ascii="Arial" w:hAnsi="Arial" w:eastAsia="Arial" w:cs="Arial"/>
          <w:b w:val="1"/>
          <w:bCs w:val="1"/>
          <w:noProof w:val="0"/>
          <w:sz w:val="24"/>
          <w:szCs w:val="24"/>
          <w:lang w:val="en"/>
        </w:rPr>
        <w:t>Interpretation</w:t>
      </w:r>
    </w:p>
    <w:p xmlns:wp14="http://schemas.microsoft.com/office/word/2010/wordml" w:rsidR="00801F4E" w:rsidP="3BED81E6" w:rsidRDefault="00801F4E" w14:paraId="71636356" wp14:textId="7450EB43">
      <w:pPr>
        <w:widowControl w:val="0"/>
        <w:bidi w:val="0"/>
        <w:spacing w:before="240" w:beforeAutospacing="off" w:after="240" w:afterAutospacing="off" w:line="240" w:lineRule="auto"/>
        <w:rPr>
          <w:rFonts w:ascii="Arial" w:hAnsi="Arial" w:eastAsia="Arial" w:cs="Arial"/>
          <w:b w:val="1"/>
          <w:bCs w:val="1"/>
          <w:noProof w:val="0"/>
          <w:sz w:val="24"/>
          <w:szCs w:val="24"/>
          <w:lang w:val="en"/>
        </w:rPr>
      </w:pPr>
      <w:r w:rsidRPr="3BED81E6" w:rsidR="7BD08981">
        <w:rPr>
          <w:rFonts w:ascii="Arial" w:hAnsi="Arial" w:eastAsia="Arial" w:cs="Arial"/>
          <w:noProof w:val="0"/>
          <w:sz w:val="24"/>
          <w:szCs w:val="24"/>
          <w:lang w:val="en"/>
        </w:rPr>
        <w:t xml:space="preserve">If </w:t>
      </w:r>
      <w:r w:rsidRPr="3BED81E6" w:rsidR="7BD08981">
        <w:rPr>
          <w:rFonts w:ascii="Arial" w:hAnsi="Arial" w:eastAsia="Arial" w:cs="Arial"/>
          <w:b w:val="1"/>
          <w:bCs w:val="1"/>
          <w:noProof w:val="0"/>
          <w:sz w:val="24"/>
          <w:szCs w:val="24"/>
          <w:lang w:val="en"/>
        </w:rPr>
        <w:t>λ = 1</w:t>
      </w:r>
    </w:p>
    <w:p xmlns:wp14="http://schemas.microsoft.com/office/word/2010/wordml" w:rsidR="00801F4E" w:rsidP="3BED81E6" w:rsidRDefault="00801F4E" w14:paraId="081B652E" wp14:textId="6A6C2158">
      <w:pPr>
        <w:widowControl w:val="0"/>
        <w:bidi w:val="0"/>
        <w:spacing w:before="240" w:beforeAutospacing="off" w:after="240" w:afterAutospacing="off" w:line="240" w:lineRule="auto"/>
        <w:rPr>
          <w:rFonts w:ascii="Arial" w:hAnsi="Arial" w:eastAsia="Arial" w:cs="Arial"/>
          <w:noProof w:val="0"/>
          <w:sz w:val="24"/>
          <w:szCs w:val="24"/>
          <w:lang w:val="en"/>
        </w:rPr>
      </w:pPr>
      <w:r w:rsidRPr="3BED81E6" w:rsidR="7BD08981">
        <w:rPr>
          <w:rFonts w:ascii="Arial" w:hAnsi="Arial" w:eastAsia="Arial" w:cs="Arial"/>
          <w:noProof w:val="0"/>
          <w:sz w:val="24"/>
          <w:szCs w:val="24"/>
          <w:lang w:val="en"/>
        </w:rPr>
        <w:t>➡ only relevance (normal similarity search)</w:t>
      </w:r>
    </w:p>
    <w:p xmlns:wp14="http://schemas.microsoft.com/office/word/2010/wordml" w:rsidR="00801F4E" w:rsidP="3BED81E6" w:rsidRDefault="00801F4E" w14:paraId="0F4AE047" wp14:textId="200A25A1">
      <w:pPr>
        <w:widowControl w:val="0"/>
        <w:bidi w:val="0"/>
        <w:spacing w:before="240" w:beforeAutospacing="off" w:after="240" w:afterAutospacing="off" w:line="240" w:lineRule="auto"/>
        <w:rPr>
          <w:rFonts w:ascii="Arial" w:hAnsi="Arial" w:eastAsia="Arial" w:cs="Arial"/>
          <w:b w:val="1"/>
          <w:bCs w:val="1"/>
          <w:noProof w:val="0"/>
          <w:sz w:val="24"/>
          <w:szCs w:val="24"/>
          <w:lang w:val="en"/>
        </w:rPr>
      </w:pPr>
      <w:r w:rsidRPr="3BED81E6" w:rsidR="7BD08981">
        <w:rPr>
          <w:rFonts w:ascii="Arial" w:hAnsi="Arial" w:eastAsia="Arial" w:cs="Arial"/>
          <w:noProof w:val="0"/>
          <w:sz w:val="24"/>
          <w:szCs w:val="24"/>
          <w:lang w:val="en"/>
        </w:rPr>
        <w:t xml:space="preserve">If </w:t>
      </w:r>
      <w:r w:rsidRPr="3BED81E6" w:rsidR="7BD08981">
        <w:rPr>
          <w:rFonts w:ascii="Arial" w:hAnsi="Arial" w:eastAsia="Arial" w:cs="Arial"/>
          <w:b w:val="1"/>
          <w:bCs w:val="1"/>
          <w:noProof w:val="0"/>
          <w:sz w:val="24"/>
          <w:szCs w:val="24"/>
          <w:lang w:val="en"/>
        </w:rPr>
        <w:t>λ = 0</w:t>
      </w:r>
    </w:p>
    <w:p xmlns:wp14="http://schemas.microsoft.com/office/word/2010/wordml" w:rsidR="00801F4E" w:rsidP="3BED81E6" w:rsidRDefault="00801F4E" w14:paraId="4F2DBD58" wp14:textId="4159AAB9">
      <w:pPr>
        <w:widowControl w:val="0"/>
        <w:bidi w:val="0"/>
        <w:spacing w:before="240" w:beforeAutospacing="off" w:after="240" w:afterAutospacing="off" w:line="240" w:lineRule="auto"/>
        <w:rPr>
          <w:rFonts w:ascii="Arial" w:hAnsi="Arial" w:eastAsia="Arial" w:cs="Arial"/>
          <w:noProof w:val="0"/>
          <w:sz w:val="24"/>
          <w:szCs w:val="24"/>
          <w:lang w:val="en"/>
        </w:rPr>
      </w:pPr>
      <w:r w:rsidRPr="3BED81E6" w:rsidR="7BD08981">
        <w:rPr>
          <w:rFonts w:ascii="Arial" w:hAnsi="Arial" w:eastAsia="Arial" w:cs="Arial"/>
          <w:noProof w:val="0"/>
          <w:sz w:val="24"/>
          <w:szCs w:val="24"/>
          <w:lang w:val="en"/>
        </w:rPr>
        <w:t>➡ only diversity (not useful)</w:t>
      </w:r>
    </w:p>
    <w:p xmlns:wp14="http://schemas.microsoft.com/office/word/2010/wordml" w:rsidR="00801F4E" w:rsidP="3BED81E6" w:rsidRDefault="00801F4E" w14:paraId="58971E40" wp14:textId="3FD810BE">
      <w:pPr>
        <w:widowControl w:val="0"/>
        <w:bidi w:val="0"/>
        <w:spacing w:before="240" w:beforeAutospacing="off" w:after="240" w:afterAutospacing="off" w:line="240" w:lineRule="auto"/>
        <w:rPr>
          <w:rFonts w:ascii="Arial" w:hAnsi="Arial" w:eastAsia="Arial" w:cs="Arial"/>
          <w:noProof w:val="0"/>
          <w:sz w:val="24"/>
          <w:szCs w:val="24"/>
          <w:lang w:val="en"/>
        </w:rPr>
      </w:pPr>
      <w:r w:rsidRPr="3BED81E6" w:rsidR="7BD08981">
        <w:rPr>
          <w:rFonts w:ascii="Arial" w:hAnsi="Arial" w:eastAsia="Arial" w:cs="Arial"/>
          <w:noProof w:val="0"/>
          <w:sz w:val="24"/>
          <w:szCs w:val="24"/>
          <w:lang w:val="en"/>
        </w:rPr>
        <w:t>Typical values:</w:t>
      </w:r>
    </w:p>
    <w:p xmlns:wp14="http://schemas.microsoft.com/office/word/2010/wordml" w:rsidR="00801F4E" w:rsidP="3BED81E6" w:rsidRDefault="00801F4E" w14:paraId="60755E30" wp14:textId="3A2AAB20">
      <w:pPr>
        <w:widowControl w:val="0"/>
        <w:bidi w:val="0"/>
        <w:spacing w:before="0" w:beforeAutospacing="off" w:after="0" w:afterAutospacing="off" w:line="240" w:lineRule="auto"/>
        <w:rPr>
          <w:rFonts w:ascii="Consolas" w:hAnsi="Consolas" w:eastAsia="Consolas" w:cs="Consolas"/>
          <w:noProof w:val="0"/>
          <w:sz w:val="24"/>
          <w:szCs w:val="24"/>
          <w:lang w:val="en"/>
        </w:rPr>
      </w:pPr>
      <w:r w:rsidRPr="3BED81E6" w:rsidR="7BD08981">
        <w:rPr>
          <w:rFonts w:ascii="Consolas" w:hAnsi="Consolas" w:eastAsia="Consolas" w:cs="Consolas"/>
          <w:noProof w:val="0"/>
          <w:sz w:val="24"/>
          <w:szCs w:val="24"/>
          <w:lang w:val="en"/>
        </w:rPr>
        <w:t>λ = 0.5 – 0.7</w:t>
      </w:r>
    </w:p>
    <w:p xmlns:wp14="http://schemas.microsoft.com/office/word/2010/wordml" w:rsidR="00801F4E" w:rsidP="3BED81E6" w:rsidRDefault="00801F4E" w14:paraId="2DE73AAB" wp14:textId="7F476A90">
      <w:pPr>
        <w:widowControl w:val="0"/>
        <w:bidi w:val="0"/>
        <w:spacing w:before="0" w:beforeAutospacing="off" w:after="0" w:afterAutospacing="off" w:line="240" w:lineRule="auto"/>
        <w:rPr>
          <w:rFonts w:ascii="Consolas" w:hAnsi="Consolas" w:eastAsia="Consolas" w:cs="Consolas"/>
          <w:noProof w:val="0"/>
          <w:sz w:val="24"/>
          <w:szCs w:val="24"/>
          <w:lang w:val="en"/>
        </w:rPr>
      </w:pPr>
    </w:p>
    <w:p xmlns:wp14="http://schemas.microsoft.com/office/word/2010/wordml" w:rsidR="00801F4E" w:rsidP="3BED81E6" w:rsidRDefault="00801F4E" w14:paraId="75E838B5" wp14:textId="501C6D8F">
      <w:pPr>
        <w:widowControl w:val="0"/>
        <w:bidi w:val="0"/>
        <w:spacing w:before="0" w:beforeAutospacing="off" w:after="0" w:afterAutospacing="off" w:line="240" w:lineRule="auto"/>
        <w:rPr>
          <w:rFonts w:ascii="Consolas" w:hAnsi="Consolas" w:eastAsia="Consolas" w:cs="Consolas"/>
          <w:noProof w:val="0"/>
          <w:sz w:val="24"/>
          <w:szCs w:val="24"/>
          <w:lang w:val="en"/>
        </w:rPr>
      </w:pPr>
    </w:p>
    <w:p xmlns:wp14="http://schemas.microsoft.com/office/word/2010/wordml" w:rsidR="00801F4E" w:rsidP="3BED81E6" w:rsidRDefault="00801F4E" w14:paraId="25B28AB8" wp14:textId="237FB7C1">
      <w:pPr>
        <w:widowControl w:val="0"/>
        <w:bidi w:val="0"/>
        <w:spacing w:before="0" w:beforeAutospacing="off" w:after="0" w:afterAutospacing="off" w:line="240" w:lineRule="auto"/>
        <w:rPr>
          <w:rFonts w:ascii="Consolas" w:hAnsi="Consolas" w:eastAsia="Consolas" w:cs="Consolas"/>
          <w:b w:val="1"/>
          <w:bCs w:val="1"/>
          <w:noProof w:val="0"/>
          <w:sz w:val="24"/>
          <w:szCs w:val="24"/>
          <w:lang w:val="en-US"/>
        </w:rPr>
      </w:pPr>
      <w:r w:rsidRPr="3BED81E6" w:rsidR="159B4C9D">
        <w:rPr>
          <w:rFonts w:ascii="Consolas" w:hAnsi="Consolas" w:eastAsia="Consolas" w:cs="Consolas"/>
          <w:b w:val="1"/>
          <w:bCs w:val="1"/>
          <w:noProof w:val="0"/>
          <w:sz w:val="24"/>
          <w:szCs w:val="24"/>
          <w:lang w:val="en-US"/>
        </w:rPr>
        <w:t>Different Types of Retrieval Techniques can</w:t>
      </w:r>
      <w:r w:rsidRPr="3BED81E6" w:rsidR="741569DD">
        <w:rPr>
          <w:rFonts w:ascii="Consolas" w:hAnsi="Consolas" w:eastAsia="Consolas" w:cs="Consolas"/>
          <w:b w:val="1"/>
          <w:bCs w:val="1"/>
          <w:noProof w:val="0"/>
          <w:sz w:val="24"/>
          <w:szCs w:val="24"/>
          <w:lang w:val="en-US"/>
        </w:rPr>
        <w:t xml:space="preserve"> be used in RAG</w:t>
      </w:r>
      <w:r w:rsidRPr="3BED81E6" w:rsidR="159B4C9D">
        <w:rPr>
          <w:rFonts w:ascii="Consolas" w:hAnsi="Consolas" w:eastAsia="Consolas" w:cs="Consolas"/>
          <w:b w:val="1"/>
          <w:bCs w:val="1"/>
          <w:noProof w:val="0"/>
          <w:sz w:val="24"/>
          <w:szCs w:val="24"/>
          <w:lang w:val="en-US"/>
        </w:rPr>
        <w:t>:</w:t>
      </w:r>
    </w:p>
    <w:p xmlns:wp14="http://schemas.microsoft.com/office/word/2010/wordml" w:rsidR="00801F4E" w:rsidP="3BED81E6" w:rsidRDefault="00801F4E" w14:paraId="7AF7C686" wp14:textId="7FCFA29F">
      <w:pPr>
        <w:widowControl w:val="0"/>
        <w:bidi w:val="0"/>
        <w:spacing w:before="0" w:beforeAutospacing="off" w:after="0" w:afterAutospacing="off" w:line="240" w:lineRule="auto"/>
        <w:rPr>
          <w:rFonts w:ascii="Consolas" w:hAnsi="Consolas" w:eastAsia="Consolas" w:cs="Consolas"/>
          <w:noProof w:val="0"/>
          <w:sz w:val="24"/>
          <w:szCs w:val="24"/>
          <w:lang w:val="en"/>
        </w:rPr>
      </w:pPr>
    </w:p>
    <w:tbl>
      <w:tblPr>
        <w:tblStyle w:val="TableNormal"/>
        <w:bidiVisual w:val="0"/>
        <w:tblW w:w="0" w:type="auto"/>
        <w:tblLook w:val="06A0" w:firstRow="1" w:lastRow="0" w:firstColumn="1" w:lastColumn="0" w:noHBand="1" w:noVBand="1"/>
      </w:tblPr>
      <w:tblGrid>
        <w:gridCol w:w="2926"/>
        <w:gridCol w:w="2361"/>
        <w:gridCol w:w="2275"/>
      </w:tblGrid>
      <w:tr w:rsidR="1330C73A" w:rsidTr="3BED81E6" w14:paraId="4FC278B9">
        <w:trPr>
          <w:trHeight w:val="300"/>
        </w:trPr>
        <w:tc>
          <w:tcPr>
            <w:tcW w:w="2926" w:type="dxa"/>
            <w:tcMar/>
            <w:vAlign w:val="center"/>
          </w:tcPr>
          <w:p w:rsidR="1330C73A" w:rsidP="3BED81E6" w:rsidRDefault="1330C73A" w14:paraId="44E4301A" w14:textId="6E035626">
            <w:pPr>
              <w:bidi w:val="0"/>
              <w:spacing w:before="0" w:beforeAutospacing="off" w:after="0" w:afterAutospacing="off"/>
              <w:jc w:val="center"/>
              <w:rPr>
                <w:b w:val="1"/>
                <w:bCs w:val="1"/>
                <w:sz w:val="24"/>
                <w:szCs w:val="24"/>
              </w:rPr>
            </w:pPr>
            <w:r w:rsidRPr="3BED81E6" w:rsidR="512B5B4B">
              <w:rPr>
                <w:b w:val="1"/>
                <w:bCs w:val="1"/>
                <w:sz w:val="24"/>
                <w:szCs w:val="24"/>
              </w:rPr>
              <w:t>Retrieval Method</w:t>
            </w:r>
          </w:p>
        </w:tc>
        <w:tc>
          <w:tcPr>
            <w:tcW w:w="2361" w:type="dxa"/>
            <w:tcMar/>
            <w:vAlign w:val="center"/>
          </w:tcPr>
          <w:p w:rsidR="1330C73A" w:rsidP="3BED81E6" w:rsidRDefault="1330C73A" w14:paraId="62619CF1" w14:textId="7AC307C3">
            <w:pPr>
              <w:bidi w:val="0"/>
              <w:spacing w:before="0" w:beforeAutospacing="off" w:after="0" w:afterAutospacing="off"/>
              <w:jc w:val="center"/>
              <w:rPr>
                <w:b w:val="1"/>
                <w:bCs w:val="1"/>
                <w:sz w:val="24"/>
                <w:szCs w:val="24"/>
                <w:lang w:val="en-US"/>
              </w:rPr>
            </w:pPr>
            <w:r w:rsidRPr="3BED81E6" w:rsidR="512B5B4B">
              <w:rPr>
                <w:b w:val="1"/>
                <w:bCs w:val="1"/>
                <w:sz w:val="24"/>
                <w:szCs w:val="24"/>
                <w:lang w:val="en-US"/>
              </w:rPr>
              <w:t>LangChain</w:t>
            </w:r>
            <w:r w:rsidRPr="3BED81E6" w:rsidR="512B5B4B">
              <w:rPr>
                <w:b w:val="1"/>
                <w:bCs w:val="1"/>
                <w:sz w:val="24"/>
                <w:szCs w:val="24"/>
                <w:lang w:val="en-US"/>
              </w:rPr>
              <w:t xml:space="preserve"> Support</w:t>
            </w:r>
          </w:p>
        </w:tc>
        <w:tc>
          <w:tcPr>
            <w:tcW w:w="2275" w:type="dxa"/>
            <w:tcMar/>
            <w:vAlign w:val="center"/>
          </w:tcPr>
          <w:p w:rsidR="1330C73A" w:rsidP="3BED81E6" w:rsidRDefault="1330C73A" w14:paraId="004F7A40" w14:textId="0666AEA7">
            <w:pPr>
              <w:bidi w:val="0"/>
              <w:spacing w:before="0" w:beforeAutospacing="off" w:after="0" w:afterAutospacing="off"/>
              <w:jc w:val="center"/>
              <w:rPr>
                <w:b w:val="1"/>
                <w:bCs w:val="1"/>
                <w:sz w:val="24"/>
                <w:szCs w:val="24"/>
              </w:rPr>
            </w:pPr>
            <w:r w:rsidRPr="3BED81E6" w:rsidR="512B5B4B">
              <w:rPr>
                <w:b w:val="1"/>
                <w:bCs w:val="1"/>
                <w:sz w:val="24"/>
                <w:szCs w:val="24"/>
              </w:rPr>
              <w:t>Type</w:t>
            </w:r>
          </w:p>
        </w:tc>
      </w:tr>
      <w:tr w:rsidR="1330C73A" w:rsidTr="3BED81E6" w14:paraId="3E42CFF8">
        <w:trPr>
          <w:trHeight w:val="300"/>
        </w:trPr>
        <w:tc>
          <w:tcPr>
            <w:tcW w:w="2926" w:type="dxa"/>
            <w:tcMar/>
            <w:vAlign w:val="center"/>
          </w:tcPr>
          <w:p w:rsidR="1330C73A" w:rsidP="3BED81E6" w:rsidRDefault="1330C73A" w14:paraId="20E8B5EE" w14:textId="2128D93E">
            <w:pPr>
              <w:bidi w:val="0"/>
              <w:spacing w:before="0" w:beforeAutospacing="off" w:after="0" w:afterAutospacing="off"/>
              <w:rPr>
                <w:sz w:val="24"/>
                <w:szCs w:val="24"/>
              </w:rPr>
            </w:pPr>
            <w:r w:rsidRPr="3BED81E6" w:rsidR="512B5B4B">
              <w:rPr>
                <w:sz w:val="24"/>
                <w:szCs w:val="24"/>
              </w:rPr>
              <w:t>Similarity Search</w:t>
            </w:r>
          </w:p>
        </w:tc>
        <w:tc>
          <w:tcPr>
            <w:tcW w:w="2361" w:type="dxa"/>
            <w:tcMar/>
            <w:vAlign w:val="center"/>
          </w:tcPr>
          <w:p w:rsidR="1330C73A" w:rsidP="3BED81E6" w:rsidRDefault="1330C73A" w14:paraId="7A6C2A08" w14:textId="41995566">
            <w:pPr>
              <w:bidi w:val="0"/>
              <w:spacing w:before="0" w:beforeAutospacing="off" w:after="0" w:afterAutospacing="off"/>
              <w:rPr>
                <w:sz w:val="24"/>
                <w:szCs w:val="24"/>
              </w:rPr>
            </w:pPr>
            <w:r w:rsidRPr="3BED81E6" w:rsidR="512B5B4B">
              <w:rPr>
                <w:sz w:val="24"/>
                <w:szCs w:val="24"/>
              </w:rPr>
              <w:t>✅</w:t>
            </w:r>
          </w:p>
        </w:tc>
        <w:tc>
          <w:tcPr>
            <w:tcW w:w="2275" w:type="dxa"/>
            <w:tcMar/>
            <w:vAlign w:val="center"/>
          </w:tcPr>
          <w:p w:rsidR="1330C73A" w:rsidP="3BED81E6" w:rsidRDefault="1330C73A" w14:paraId="1763D719" w14:textId="44E7A53D">
            <w:pPr>
              <w:bidi w:val="0"/>
              <w:spacing w:before="0" w:beforeAutospacing="off" w:after="0" w:afterAutospacing="off"/>
              <w:rPr>
                <w:sz w:val="24"/>
                <w:szCs w:val="24"/>
              </w:rPr>
            </w:pPr>
            <w:r w:rsidRPr="3BED81E6" w:rsidR="512B5B4B">
              <w:rPr>
                <w:sz w:val="24"/>
                <w:szCs w:val="24"/>
              </w:rPr>
              <w:t>Embedding</w:t>
            </w:r>
          </w:p>
        </w:tc>
      </w:tr>
      <w:tr w:rsidR="1330C73A" w:rsidTr="3BED81E6" w14:paraId="08F0F534">
        <w:trPr>
          <w:trHeight w:val="300"/>
        </w:trPr>
        <w:tc>
          <w:tcPr>
            <w:tcW w:w="2926" w:type="dxa"/>
            <w:tcMar/>
            <w:vAlign w:val="center"/>
          </w:tcPr>
          <w:p w:rsidR="1330C73A" w:rsidP="3BED81E6" w:rsidRDefault="1330C73A" w14:paraId="007F621F" w14:textId="3E667DDF">
            <w:pPr>
              <w:bidi w:val="0"/>
              <w:spacing w:before="0" w:beforeAutospacing="off" w:after="0" w:afterAutospacing="off"/>
              <w:rPr>
                <w:sz w:val="24"/>
                <w:szCs w:val="24"/>
              </w:rPr>
            </w:pPr>
            <w:r w:rsidRPr="3BED81E6" w:rsidR="512B5B4B">
              <w:rPr>
                <w:sz w:val="24"/>
                <w:szCs w:val="24"/>
              </w:rPr>
              <w:t>MMR</w:t>
            </w:r>
          </w:p>
        </w:tc>
        <w:tc>
          <w:tcPr>
            <w:tcW w:w="2361" w:type="dxa"/>
            <w:tcMar/>
            <w:vAlign w:val="center"/>
          </w:tcPr>
          <w:p w:rsidR="1330C73A" w:rsidP="3BED81E6" w:rsidRDefault="1330C73A" w14:paraId="551604F7" w14:textId="3C223C11">
            <w:pPr>
              <w:bidi w:val="0"/>
              <w:spacing w:before="0" w:beforeAutospacing="off" w:after="0" w:afterAutospacing="off"/>
              <w:rPr>
                <w:sz w:val="24"/>
                <w:szCs w:val="24"/>
              </w:rPr>
            </w:pPr>
            <w:r w:rsidRPr="3BED81E6" w:rsidR="512B5B4B">
              <w:rPr>
                <w:sz w:val="24"/>
                <w:szCs w:val="24"/>
              </w:rPr>
              <w:t>✅</w:t>
            </w:r>
          </w:p>
        </w:tc>
        <w:tc>
          <w:tcPr>
            <w:tcW w:w="2275" w:type="dxa"/>
            <w:tcMar/>
            <w:vAlign w:val="center"/>
          </w:tcPr>
          <w:p w:rsidR="1330C73A" w:rsidP="3BED81E6" w:rsidRDefault="1330C73A" w14:paraId="5733ED4C" w14:textId="2A1B14B0">
            <w:pPr>
              <w:bidi w:val="0"/>
              <w:spacing w:before="0" w:beforeAutospacing="off" w:after="0" w:afterAutospacing="off"/>
              <w:rPr>
                <w:sz w:val="24"/>
                <w:szCs w:val="24"/>
              </w:rPr>
            </w:pPr>
            <w:r w:rsidRPr="3BED81E6" w:rsidR="512B5B4B">
              <w:rPr>
                <w:sz w:val="24"/>
                <w:szCs w:val="24"/>
              </w:rPr>
              <w:t>Diversity</w:t>
            </w:r>
          </w:p>
        </w:tc>
      </w:tr>
      <w:tr w:rsidR="1330C73A" w:rsidTr="3BED81E6" w14:paraId="47191627">
        <w:trPr>
          <w:trHeight w:val="300"/>
        </w:trPr>
        <w:tc>
          <w:tcPr>
            <w:tcW w:w="2926" w:type="dxa"/>
            <w:tcMar/>
            <w:vAlign w:val="center"/>
          </w:tcPr>
          <w:p w:rsidR="1330C73A" w:rsidP="3BED81E6" w:rsidRDefault="1330C73A" w14:paraId="35077D4B" w14:textId="71595936">
            <w:pPr>
              <w:bidi w:val="0"/>
              <w:spacing w:before="0" w:beforeAutospacing="off" w:after="0" w:afterAutospacing="off"/>
              <w:rPr>
                <w:sz w:val="24"/>
                <w:szCs w:val="24"/>
              </w:rPr>
            </w:pPr>
            <w:r w:rsidRPr="3BED81E6" w:rsidR="512B5B4B">
              <w:rPr>
                <w:sz w:val="24"/>
                <w:szCs w:val="24"/>
              </w:rPr>
              <w:t>Similarity Threshold</w:t>
            </w:r>
          </w:p>
        </w:tc>
        <w:tc>
          <w:tcPr>
            <w:tcW w:w="2361" w:type="dxa"/>
            <w:tcMar/>
            <w:vAlign w:val="center"/>
          </w:tcPr>
          <w:p w:rsidR="1330C73A" w:rsidP="3BED81E6" w:rsidRDefault="1330C73A" w14:paraId="3DBB7DC3" w14:textId="262C0DD8">
            <w:pPr>
              <w:bidi w:val="0"/>
              <w:spacing w:before="0" w:beforeAutospacing="off" w:after="0" w:afterAutospacing="off"/>
              <w:rPr>
                <w:sz w:val="24"/>
                <w:szCs w:val="24"/>
              </w:rPr>
            </w:pPr>
            <w:r w:rsidRPr="3BED81E6" w:rsidR="512B5B4B">
              <w:rPr>
                <w:sz w:val="24"/>
                <w:szCs w:val="24"/>
              </w:rPr>
              <w:t>✅</w:t>
            </w:r>
          </w:p>
        </w:tc>
        <w:tc>
          <w:tcPr>
            <w:tcW w:w="2275" w:type="dxa"/>
            <w:tcMar/>
            <w:vAlign w:val="center"/>
          </w:tcPr>
          <w:p w:rsidR="1330C73A" w:rsidP="3BED81E6" w:rsidRDefault="1330C73A" w14:paraId="52001746" w14:textId="1171DBBB">
            <w:pPr>
              <w:bidi w:val="0"/>
              <w:spacing w:before="0" w:beforeAutospacing="off" w:after="0" w:afterAutospacing="off"/>
              <w:rPr>
                <w:sz w:val="24"/>
                <w:szCs w:val="24"/>
              </w:rPr>
            </w:pPr>
            <w:r w:rsidRPr="3BED81E6" w:rsidR="512B5B4B">
              <w:rPr>
                <w:sz w:val="24"/>
                <w:szCs w:val="24"/>
              </w:rPr>
              <w:t>Filtered</w:t>
            </w:r>
          </w:p>
        </w:tc>
      </w:tr>
      <w:tr w:rsidR="1330C73A" w:rsidTr="3BED81E6" w14:paraId="1BF46D64">
        <w:trPr>
          <w:trHeight w:val="300"/>
        </w:trPr>
        <w:tc>
          <w:tcPr>
            <w:tcW w:w="2926" w:type="dxa"/>
            <w:tcMar/>
            <w:vAlign w:val="center"/>
          </w:tcPr>
          <w:p w:rsidR="1330C73A" w:rsidP="3BED81E6" w:rsidRDefault="1330C73A" w14:paraId="7240E69D" w14:textId="4F6A90DE">
            <w:pPr>
              <w:bidi w:val="0"/>
              <w:spacing w:before="0" w:beforeAutospacing="off" w:after="0" w:afterAutospacing="off"/>
              <w:rPr>
                <w:sz w:val="24"/>
                <w:szCs w:val="24"/>
              </w:rPr>
            </w:pPr>
            <w:r w:rsidRPr="3BED81E6" w:rsidR="512B5B4B">
              <w:rPr>
                <w:sz w:val="24"/>
                <w:szCs w:val="24"/>
              </w:rPr>
              <w:t>BM25</w:t>
            </w:r>
          </w:p>
        </w:tc>
        <w:tc>
          <w:tcPr>
            <w:tcW w:w="2361" w:type="dxa"/>
            <w:tcMar/>
            <w:vAlign w:val="center"/>
          </w:tcPr>
          <w:p w:rsidR="1330C73A" w:rsidP="3BED81E6" w:rsidRDefault="1330C73A" w14:paraId="6023BF12" w14:textId="5ECDB52D">
            <w:pPr>
              <w:bidi w:val="0"/>
              <w:spacing w:before="0" w:beforeAutospacing="off" w:after="0" w:afterAutospacing="off"/>
              <w:rPr>
                <w:sz w:val="24"/>
                <w:szCs w:val="24"/>
              </w:rPr>
            </w:pPr>
            <w:r w:rsidRPr="3BED81E6" w:rsidR="512B5B4B">
              <w:rPr>
                <w:sz w:val="24"/>
                <w:szCs w:val="24"/>
              </w:rPr>
              <w:t>✅</w:t>
            </w:r>
          </w:p>
        </w:tc>
        <w:tc>
          <w:tcPr>
            <w:tcW w:w="2275" w:type="dxa"/>
            <w:tcMar/>
            <w:vAlign w:val="center"/>
          </w:tcPr>
          <w:p w:rsidR="1330C73A" w:rsidP="3BED81E6" w:rsidRDefault="1330C73A" w14:paraId="718C1272" w14:textId="74E43260">
            <w:pPr>
              <w:bidi w:val="0"/>
              <w:spacing w:before="0" w:beforeAutospacing="off" w:after="0" w:afterAutospacing="off"/>
              <w:rPr>
                <w:sz w:val="24"/>
                <w:szCs w:val="24"/>
              </w:rPr>
            </w:pPr>
            <w:r w:rsidRPr="3BED81E6" w:rsidR="512B5B4B">
              <w:rPr>
                <w:sz w:val="24"/>
                <w:szCs w:val="24"/>
              </w:rPr>
              <w:t>Keyword</w:t>
            </w:r>
          </w:p>
        </w:tc>
      </w:tr>
      <w:tr w:rsidR="1330C73A" w:rsidTr="3BED81E6" w14:paraId="62093295">
        <w:trPr>
          <w:trHeight w:val="300"/>
        </w:trPr>
        <w:tc>
          <w:tcPr>
            <w:tcW w:w="2926" w:type="dxa"/>
            <w:tcMar/>
            <w:vAlign w:val="center"/>
          </w:tcPr>
          <w:p w:rsidR="1330C73A" w:rsidP="3BED81E6" w:rsidRDefault="1330C73A" w14:paraId="739D0F7F" w14:textId="2D93E92A">
            <w:pPr>
              <w:bidi w:val="0"/>
              <w:spacing w:before="0" w:beforeAutospacing="off" w:after="0" w:afterAutospacing="off"/>
              <w:rPr>
                <w:sz w:val="24"/>
                <w:szCs w:val="24"/>
                <w:lang w:val="en-US"/>
              </w:rPr>
            </w:pPr>
            <w:r w:rsidRPr="3BED81E6" w:rsidR="512B5B4B">
              <w:rPr>
                <w:sz w:val="24"/>
                <w:szCs w:val="24"/>
                <w:lang w:val="en-US"/>
              </w:rPr>
              <w:t>MultiQuery</w:t>
            </w:r>
            <w:r w:rsidRPr="3BED81E6" w:rsidR="512B5B4B">
              <w:rPr>
                <w:sz w:val="24"/>
                <w:szCs w:val="24"/>
                <w:lang w:val="en-US"/>
              </w:rPr>
              <w:t xml:space="preserve"> Retriever</w:t>
            </w:r>
          </w:p>
        </w:tc>
        <w:tc>
          <w:tcPr>
            <w:tcW w:w="2361" w:type="dxa"/>
            <w:tcMar/>
            <w:vAlign w:val="center"/>
          </w:tcPr>
          <w:p w:rsidR="1330C73A" w:rsidP="3BED81E6" w:rsidRDefault="1330C73A" w14:paraId="7F7CC2A6" w14:textId="4D80CB7D">
            <w:pPr>
              <w:bidi w:val="0"/>
              <w:spacing w:before="0" w:beforeAutospacing="off" w:after="0" w:afterAutospacing="off"/>
              <w:rPr>
                <w:sz w:val="24"/>
                <w:szCs w:val="24"/>
              </w:rPr>
            </w:pPr>
            <w:r w:rsidRPr="3BED81E6" w:rsidR="512B5B4B">
              <w:rPr>
                <w:sz w:val="24"/>
                <w:szCs w:val="24"/>
              </w:rPr>
              <w:t>✅</w:t>
            </w:r>
          </w:p>
        </w:tc>
        <w:tc>
          <w:tcPr>
            <w:tcW w:w="2275" w:type="dxa"/>
            <w:tcMar/>
            <w:vAlign w:val="center"/>
          </w:tcPr>
          <w:p w:rsidR="1330C73A" w:rsidP="3BED81E6" w:rsidRDefault="1330C73A" w14:paraId="3195FD31" w14:textId="30E39AFF">
            <w:pPr>
              <w:bidi w:val="0"/>
              <w:spacing w:before="0" w:beforeAutospacing="off" w:after="0" w:afterAutospacing="off"/>
              <w:rPr>
                <w:sz w:val="24"/>
                <w:szCs w:val="24"/>
              </w:rPr>
            </w:pPr>
            <w:r w:rsidRPr="3BED81E6" w:rsidR="512B5B4B">
              <w:rPr>
                <w:sz w:val="24"/>
                <w:szCs w:val="24"/>
              </w:rPr>
              <w:t>Query Expansion</w:t>
            </w:r>
          </w:p>
        </w:tc>
      </w:tr>
      <w:tr w:rsidR="1330C73A" w:rsidTr="3BED81E6" w14:paraId="77CF0713">
        <w:trPr>
          <w:trHeight w:val="300"/>
        </w:trPr>
        <w:tc>
          <w:tcPr>
            <w:tcW w:w="2926" w:type="dxa"/>
            <w:tcMar/>
            <w:vAlign w:val="center"/>
          </w:tcPr>
          <w:p w:rsidR="1330C73A" w:rsidP="3BED81E6" w:rsidRDefault="1330C73A" w14:paraId="5025C7F4" w14:textId="241B06F3">
            <w:pPr>
              <w:bidi w:val="0"/>
              <w:spacing w:before="0" w:beforeAutospacing="off" w:after="0" w:afterAutospacing="off"/>
              <w:rPr>
                <w:sz w:val="24"/>
                <w:szCs w:val="24"/>
              </w:rPr>
            </w:pPr>
            <w:r w:rsidRPr="3BED81E6" w:rsidR="512B5B4B">
              <w:rPr>
                <w:sz w:val="24"/>
                <w:szCs w:val="24"/>
              </w:rPr>
              <w:t>Contextual Compression</w:t>
            </w:r>
          </w:p>
        </w:tc>
        <w:tc>
          <w:tcPr>
            <w:tcW w:w="2361" w:type="dxa"/>
            <w:tcMar/>
            <w:vAlign w:val="center"/>
          </w:tcPr>
          <w:p w:rsidR="1330C73A" w:rsidP="3BED81E6" w:rsidRDefault="1330C73A" w14:paraId="03282EA2" w14:textId="19C3E195">
            <w:pPr>
              <w:bidi w:val="0"/>
              <w:spacing w:before="0" w:beforeAutospacing="off" w:after="0" w:afterAutospacing="off"/>
              <w:rPr>
                <w:sz w:val="24"/>
                <w:szCs w:val="24"/>
              </w:rPr>
            </w:pPr>
            <w:r w:rsidRPr="3BED81E6" w:rsidR="512B5B4B">
              <w:rPr>
                <w:sz w:val="24"/>
                <w:szCs w:val="24"/>
              </w:rPr>
              <w:t>✅</w:t>
            </w:r>
          </w:p>
        </w:tc>
        <w:tc>
          <w:tcPr>
            <w:tcW w:w="2275" w:type="dxa"/>
            <w:tcMar/>
            <w:vAlign w:val="center"/>
          </w:tcPr>
          <w:p w:rsidR="1330C73A" w:rsidP="3BED81E6" w:rsidRDefault="1330C73A" w14:paraId="0E353EA6" w14:textId="5C32A07E">
            <w:pPr>
              <w:bidi w:val="0"/>
              <w:spacing w:before="0" w:beforeAutospacing="off" w:after="0" w:afterAutospacing="off"/>
              <w:rPr>
                <w:sz w:val="24"/>
                <w:szCs w:val="24"/>
              </w:rPr>
            </w:pPr>
            <w:r w:rsidRPr="3BED81E6" w:rsidR="512B5B4B">
              <w:rPr>
                <w:sz w:val="24"/>
                <w:szCs w:val="24"/>
              </w:rPr>
              <w:t>Chunk filtering</w:t>
            </w:r>
          </w:p>
        </w:tc>
      </w:tr>
      <w:tr w:rsidR="1330C73A" w:rsidTr="3BED81E6" w14:paraId="7D6FE350">
        <w:trPr>
          <w:trHeight w:val="300"/>
        </w:trPr>
        <w:tc>
          <w:tcPr>
            <w:tcW w:w="2926" w:type="dxa"/>
            <w:tcMar/>
            <w:vAlign w:val="center"/>
          </w:tcPr>
          <w:p w:rsidR="1330C73A" w:rsidP="3BED81E6" w:rsidRDefault="1330C73A" w14:paraId="284F212E" w14:textId="2C146BC8">
            <w:pPr>
              <w:bidi w:val="0"/>
              <w:spacing w:before="0" w:beforeAutospacing="off" w:after="0" w:afterAutospacing="off"/>
              <w:rPr>
                <w:sz w:val="24"/>
                <w:szCs w:val="24"/>
                <w:lang w:val="en-US"/>
              </w:rPr>
            </w:pPr>
            <w:r w:rsidRPr="3BED81E6" w:rsidR="6EBCDFDE">
              <w:rPr>
                <w:sz w:val="24"/>
                <w:szCs w:val="24"/>
                <w:lang w:val="en-US"/>
              </w:rPr>
              <w:t>Self-Query</w:t>
            </w:r>
            <w:r w:rsidRPr="3BED81E6" w:rsidR="02335D90">
              <w:rPr>
                <w:sz w:val="24"/>
                <w:szCs w:val="24"/>
                <w:lang w:val="en-US"/>
              </w:rPr>
              <w:t xml:space="preserve"> Retriever</w:t>
            </w:r>
          </w:p>
        </w:tc>
        <w:tc>
          <w:tcPr>
            <w:tcW w:w="2361" w:type="dxa"/>
            <w:tcMar/>
            <w:vAlign w:val="center"/>
          </w:tcPr>
          <w:p w:rsidR="1330C73A" w:rsidP="3BED81E6" w:rsidRDefault="1330C73A" w14:paraId="7F138074" w14:textId="31AEF65E">
            <w:pPr>
              <w:bidi w:val="0"/>
              <w:spacing w:before="0" w:beforeAutospacing="off" w:after="0" w:afterAutospacing="off"/>
              <w:rPr>
                <w:sz w:val="24"/>
                <w:szCs w:val="24"/>
              </w:rPr>
            </w:pPr>
            <w:r w:rsidRPr="3BED81E6" w:rsidR="512B5B4B">
              <w:rPr>
                <w:sz w:val="24"/>
                <w:szCs w:val="24"/>
              </w:rPr>
              <w:t>✅</w:t>
            </w:r>
          </w:p>
        </w:tc>
        <w:tc>
          <w:tcPr>
            <w:tcW w:w="2275" w:type="dxa"/>
            <w:tcMar/>
            <w:vAlign w:val="center"/>
          </w:tcPr>
          <w:p w:rsidR="1330C73A" w:rsidP="3BED81E6" w:rsidRDefault="1330C73A" w14:paraId="7C470BD5" w14:textId="3417862F">
            <w:pPr>
              <w:bidi w:val="0"/>
              <w:spacing w:before="0" w:beforeAutospacing="off" w:after="0" w:afterAutospacing="off"/>
              <w:rPr>
                <w:sz w:val="24"/>
                <w:szCs w:val="24"/>
              </w:rPr>
            </w:pPr>
            <w:r w:rsidRPr="3BED81E6" w:rsidR="512B5B4B">
              <w:rPr>
                <w:sz w:val="24"/>
                <w:szCs w:val="24"/>
              </w:rPr>
              <w:t>Metadata search</w:t>
            </w:r>
          </w:p>
        </w:tc>
      </w:tr>
      <w:tr w:rsidR="1330C73A" w:rsidTr="3BED81E6" w14:paraId="3B39FE9D">
        <w:trPr>
          <w:trHeight w:val="300"/>
        </w:trPr>
        <w:tc>
          <w:tcPr>
            <w:tcW w:w="2926" w:type="dxa"/>
            <w:tcMar/>
            <w:vAlign w:val="center"/>
          </w:tcPr>
          <w:p w:rsidR="1330C73A" w:rsidP="3BED81E6" w:rsidRDefault="1330C73A" w14:paraId="58C8C3AB" w14:textId="298A61D1">
            <w:pPr>
              <w:bidi w:val="0"/>
              <w:spacing w:before="0" w:beforeAutospacing="off" w:after="0" w:afterAutospacing="off"/>
              <w:rPr>
                <w:sz w:val="24"/>
                <w:szCs w:val="24"/>
              </w:rPr>
            </w:pPr>
            <w:r w:rsidRPr="3BED81E6" w:rsidR="512B5B4B">
              <w:rPr>
                <w:sz w:val="24"/>
                <w:szCs w:val="24"/>
              </w:rPr>
              <w:t>Parent Document Retriever</w:t>
            </w:r>
          </w:p>
        </w:tc>
        <w:tc>
          <w:tcPr>
            <w:tcW w:w="2361" w:type="dxa"/>
            <w:tcMar/>
            <w:vAlign w:val="center"/>
          </w:tcPr>
          <w:p w:rsidR="1330C73A" w:rsidP="3BED81E6" w:rsidRDefault="1330C73A" w14:paraId="52991CE2" w14:textId="6CE162EE">
            <w:pPr>
              <w:bidi w:val="0"/>
              <w:spacing w:before="0" w:beforeAutospacing="off" w:after="0" w:afterAutospacing="off"/>
              <w:rPr>
                <w:sz w:val="24"/>
                <w:szCs w:val="24"/>
              </w:rPr>
            </w:pPr>
            <w:r w:rsidRPr="3BED81E6" w:rsidR="512B5B4B">
              <w:rPr>
                <w:sz w:val="24"/>
                <w:szCs w:val="24"/>
              </w:rPr>
              <w:t>✅</w:t>
            </w:r>
          </w:p>
        </w:tc>
        <w:tc>
          <w:tcPr>
            <w:tcW w:w="2275" w:type="dxa"/>
            <w:tcMar/>
            <w:vAlign w:val="center"/>
          </w:tcPr>
          <w:p w:rsidR="1330C73A" w:rsidP="3BED81E6" w:rsidRDefault="1330C73A" w14:paraId="713C6A38" w14:textId="0472D5D1">
            <w:pPr>
              <w:bidi w:val="0"/>
              <w:spacing w:before="0" w:beforeAutospacing="off" w:after="0" w:afterAutospacing="off"/>
              <w:rPr>
                <w:sz w:val="24"/>
                <w:szCs w:val="24"/>
              </w:rPr>
            </w:pPr>
            <w:r w:rsidRPr="3BED81E6" w:rsidR="512B5B4B">
              <w:rPr>
                <w:sz w:val="24"/>
                <w:szCs w:val="24"/>
              </w:rPr>
              <w:t>Hierarchical</w:t>
            </w:r>
          </w:p>
        </w:tc>
      </w:tr>
      <w:tr w:rsidR="1330C73A" w:rsidTr="3BED81E6" w14:paraId="3678180E">
        <w:trPr>
          <w:trHeight w:val="300"/>
        </w:trPr>
        <w:tc>
          <w:tcPr>
            <w:tcW w:w="2926" w:type="dxa"/>
            <w:tcMar/>
            <w:vAlign w:val="center"/>
          </w:tcPr>
          <w:p w:rsidR="1330C73A" w:rsidP="3BED81E6" w:rsidRDefault="1330C73A" w14:paraId="29ED28A0" w14:textId="7086F684">
            <w:pPr>
              <w:bidi w:val="0"/>
              <w:spacing w:before="0" w:beforeAutospacing="off" w:after="0" w:afterAutospacing="off"/>
              <w:rPr>
                <w:sz w:val="24"/>
                <w:szCs w:val="24"/>
              </w:rPr>
            </w:pPr>
            <w:r w:rsidRPr="3BED81E6" w:rsidR="512B5B4B">
              <w:rPr>
                <w:sz w:val="24"/>
                <w:szCs w:val="24"/>
              </w:rPr>
              <w:t>Ensemble Retriever</w:t>
            </w:r>
          </w:p>
        </w:tc>
        <w:tc>
          <w:tcPr>
            <w:tcW w:w="2361" w:type="dxa"/>
            <w:tcMar/>
            <w:vAlign w:val="center"/>
          </w:tcPr>
          <w:p w:rsidR="1330C73A" w:rsidP="3BED81E6" w:rsidRDefault="1330C73A" w14:paraId="745CCE11" w14:textId="59D5A9E2">
            <w:pPr>
              <w:bidi w:val="0"/>
              <w:spacing w:before="0" w:beforeAutospacing="off" w:after="0" w:afterAutospacing="off"/>
              <w:rPr>
                <w:sz w:val="24"/>
                <w:szCs w:val="24"/>
              </w:rPr>
            </w:pPr>
            <w:r w:rsidRPr="3BED81E6" w:rsidR="512B5B4B">
              <w:rPr>
                <w:sz w:val="24"/>
                <w:szCs w:val="24"/>
              </w:rPr>
              <w:t>✅</w:t>
            </w:r>
          </w:p>
        </w:tc>
        <w:tc>
          <w:tcPr>
            <w:tcW w:w="2275" w:type="dxa"/>
            <w:tcMar/>
            <w:vAlign w:val="center"/>
          </w:tcPr>
          <w:p w:rsidR="1330C73A" w:rsidP="3BED81E6" w:rsidRDefault="1330C73A" w14:paraId="197C93BF" w14:textId="536CE736">
            <w:pPr>
              <w:bidi w:val="0"/>
              <w:spacing w:before="0" w:beforeAutospacing="off" w:after="0" w:afterAutospacing="off"/>
              <w:rPr>
                <w:sz w:val="24"/>
                <w:szCs w:val="24"/>
              </w:rPr>
            </w:pPr>
            <w:r w:rsidRPr="3BED81E6" w:rsidR="512B5B4B">
              <w:rPr>
                <w:sz w:val="24"/>
                <w:szCs w:val="24"/>
              </w:rPr>
              <w:t>Hybrid</w:t>
            </w:r>
          </w:p>
        </w:tc>
      </w:tr>
      <w:tr w:rsidR="1330C73A" w:rsidTr="3BED81E6" w14:paraId="63EDAC12">
        <w:trPr>
          <w:trHeight w:val="300"/>
        </w:trPr>
        <w:tc>
          <w:tcPr>
            <w:tcW w:w="2926" w:type="dxa"/>
            <w:tcMar/>
            <w:vAlign w:val="center"/>
          </w:tcPr>
          <w:p w:rsidR="1330C73A" w:rsidP="3BED81E6" w:rsidRDefault="1330C73A" w14:paraId="42F8DBCF" w14:textId="6A6F40C3">
            <w:pPr>
              <w:bidi w:val="0"/>
              <w:spacing w:before="0" w:beforeAutospacing="off" w:after="0" w:afterAutospacing="off"/>
              <w:rPr>
                <w:sz w:val="24"/>
                <w:szCs w:val="24"/>
              </w:rPr>
            </w:pPr>
            <w:r w:rsidRPr="3BED81E6" w:rsidR="512B5B4B">
              <w:rPr>
                <w:sz w:val="24"/>
                <w:szCs w:val="24"/>
              </w:rPr>
              <w:t>Time Weighted Retriever</w:t>
            </w:r>
          </w:p>
        </w:tc>
        <w:tc>
          <w:tcPr>
            <w:tcW w:w="2361" w:type="dxa"/>
            <w:tcMar/>
            <w:vAlign w:val="center"/>
          </w:tcPr>
          <w:p w:rsidR="1330C73A" w:rsidP="3BED81E6" w:rsidRDefault="1330C73A" w14:paraId="1DD7F223" w14:textId="4AB33B18">
            <w:pPr>
              <w:bidi w:val="0"/>
              <w:spacing w:before="0" w:beforeAutospacing="off" w:after="0" w:afterAutospacing="off"/>
              <w:rPr>
                <w:sz w:val="24"/>
                <w:szCs w:val="24"/>
              </w:rPr>
            </w:pPr>
            <w:r w:rsidRPr="3BED81E6" w:rsidR="512B5B4B">
              <w:rPr>
                <w:sz w:val="24"/>
                <w:szCs w:val="24"/>
              </w:rPr>
              <w:t>✅</w:t>
            </w:r>
          </w:p>
        </w:tc>
        <w:tc>
          <w:tcPr>
            <w:tcW w:w="2275" w:type="dxa"/>
            <w:tcMar/>
            <w:vAlign w:val="center"/>
          </w:tcPr>
          <w:p w:rsidR="1330C73A" w:rsidP="3BED81E6" w:rsidRDefault="1330C73A" w14:paraId="6B8E1CA4" w14:textId="2D49198F">
            <w:pPr>
              <w:bidi w:val="0"/>
              <w:spacing w:before="0" w:beforeAutospacing="off" w:after="0" w:afterAutospacing="off"/>
              <w:rPr>
                <w:sz w:val="24"/>
                <w:szCs w:val="24"/>
              </w:rPr>
            </w:pPr>
            <w:r w:rsidRPr="3BED81E6" w:rsidR="512B5B4B">
              <w:rPr>
                <w:sz w:val="24"/>
                <w:szCs w:val="24"/>
              </w:rPr>
              <w:t>Recency</w:t>
            </w:r>
          </w:p>
        </w:tc>
      </w:tr>
      <w:tr w:rsidR="1330C73A" w:rsidTr="3BED81E6" w14:paraId="26D679ED">
        <w:trPr>
          <w:trHeight w:val="300"/>
        </w:trPr>
        <w:tc>
          <w:tcPr>
            <w:tcW w:w="2926" w:type="dxa"/>
            <w:tcMar/>
            <w:vAlign w:val="center"/>
          </w:tcPr>
          <w:p w:rsidR="1330C73A" w:rsidP="3BED81E6" w:rsidRDefault="1330C73A" w14:paraId="6329C4FC" w14:textId="5E889B7D">
            <w:pPr>
              <w:bidi w:val="0"/>
              <w:spacing w:before="0" w:beforeAutospacing="off" w:after="0" w:afterAutospacing="off"/>
              <w:rPr>
                <w:sz w:val="24"/>
                <w:szCs w:val="24"/>
              </w:rPr>
            </w:pPr>
            <w:r w:rsidRPr="3BED81E6" w:rsidR="512B5B4B">
              <w:rPr>
                <w:sz w:val="24"/>
                <w:szCs w:val="24"/>
              </w:rPr>
              <w:t>Hybrid Retrieval</w:t>
            </w:r>
          </w:p>
        </w:tc>
        <w:tc>
          <w:tcPr>
            <w:tcW w:w="2361" w:type="dxa"/>
            <w:tcMar/>
            <w:vAlign w:val="center"/>
          </w:tcPr>
          <w:p w:rsidR="1330C73A" w:rsidP="3BED81E6" w:rsidRDefault="1330C73A" w14:paraId="4DF5118D" w14:textId="50A1464D">
            <w:pPr>
              <w:bidi w:val="0"/>
              <w:spacing w:before="0" w:beforeAutospacing="off" w:after="0" w:afterAutospacing="off"/>
              <w:rPr>
                <w:sz w:val="24"/>
                <w:szCs w:val="24"/>
              </w:rPr>
            </w:pPr>
            <w:r w:rsidRPr="3BED81E6" w:rsidR="512B5B4B">
              <w:rPr>
                <w:sz w:val="24"/>
                <w:szCs w:val="24"/>
              </w:rPr>
              <w:t>⚠ Partial</w:t>
            </w:r>
          </w:p>
        </w:tc>
        <w:tc>
          <w:tcPr>
            <w:tcW w:w="2275" w:type="dxa"/>
            <w:tcMar/>
            <w:vAlign w:val="center"/>
          </w:tcPr>
          <w:p w:rsidR="1330C73A" w:rsidP="3BED81E6" w:rsidRDefault="1330C73A" w14:paraId="7C6C1D0B" w14:textId="504C600D">
            <w:pPr>
              <w:bidi w:val="0"/>
              <w:spacing w:before="0" w:beforeAutospacing="off" w:after="0" w:afterAutospacing="off"/>
              <w:rPr>
                <w:sz w:val="24"/>
                <w:szCs w:val="24"/>
              </w:rPr>
            </w:pPr>
            <w:r w:rsidRPr="3BED81E6" w:rsidR="512B5B4B">
              <w:rPr>
                <w:sz w:val="24"/>
                <w:szCs w:val="24"/>
              </w:rPr>
              <w:t>BM25 + Embedding</w:t>
            </w:r>
          </w:p>
        </w:tc>
      </w:tr>
      <w:tr w:rsidR="1330C73A" w:rsidTr="3BED81E6" w14:paraId="69A04156">
        <w:trPr>
          <w:trHeight w:val="300"/>
        </w:trPr>
        <w:tc>
          <w:tcPr>
            <w:tcW w:w="2926" w:type="dxa"/>
            <w:tcMar/>
            <w:vAlign w:val="center"/>
          </w:tcPr>
          <w:p w:rsidR="1330C73A" w:rsidP="3BED81E6" w:rsidRDefault="1330C73A" w14:paraId="0C1135E7" w14:textId="46111E68">
            <w:pPr>
              <w:bidi w:val="0"/>
              <w:spacing w:before="0" w:beforeAutospacing="off" w:after="0" w:afterAutospacing="off"/>
              <w:rPr>
                <w:sz w:val="24"/>
                <w:szCs w:val="24"/>
              </w:rPr>
            </w:pPr>
            <w:r w:rsidRPr="3BED81E6" w:rsidR="512B5B4B">
              <w:rPr>
                <w:sz w:val="24"/>
                <w:szCs w:val="24"/>
              </w:rPr>
              <w:t>Cross Encoder Reranking</w:t>
            </w:r>
          </w:p>
        </w:tc>
        <w:tc>
          <w:tcPr>
            <w:tcW w:w="2361" w:type="dxa"/>
            <w:tcMar/>
            <w:vAlign w:val="center"/>
          </w:tcPr>
          <w:p w:rsidR="1330C73A" w:rsidP="3BED81E6" w:rsidRDefault="1330C73A" w14:paraId="68A79850" w14:textId="50845F73">
            <w:pPr>
              <w:bidi w:val="0"/>
              <w:spacing w:before="0" w:beforeAutospacing="off" w:after="0" w:afterAutospacing="off"/>
              <w:rPr>
                <w:sz w:val="24"/>
                <w:szCs w:val="24"/>
              </w:rPr>
            </w:pPr>
            <w:r w:rsidRPr="3BED81E6" w:rsidR="512B5B4B">
              <w:rPr>
                <w:sz w:val="24"/>
                <w:szCs w:val="24"/>
              </w:rPr>
              <w:t>❌ Custom</w:t>
            </w:r>
          </w:p>
        </w:tc>
        <w:tc>
          <w:tcPr>
            <w:tcW w:w="2275" w:type="dxa"/>
            <w:tcMar/>
            <w:vAlign w:val="center"/>
          </w:tcPr>
          <w:p w:rsidR="1330C73A" w:rsidP="3BED81E6" w:rsidRDefault="1330C73A" w14:paraId="425AD6DD" w14:textId="4F4C6130">
            <w:pPr>
              <w:bidi w:val="0"/>
              <w:spacing w:before="0" w:beforeAutospacing="off" w:after="0" w:afterAutospacing="off"/>
              <w:rPr>
                <w:sz w:val="24"/>
                <w:szCs w:val="24"/>
              </w:rPr>
            </w:pPr>
            <w:r w:rsidRPr="3BED81E6" w:rsidR="512B5B4B">
              <w:rPr>
                <w:sz w:val="24"/>
                <w:szCs w:val="24"/>
              </w:rPr>
              <w:t>Deep ranking</w:t>
            </w:r>
          </w:p>
        </w:tc>
      </w:tr>
      <w:tr w:rsidR="1330C73A" w:rsidTr="3BED81E6" w14:paraId="1DE9F54B">
        <w:trPr>
          <w:trHeight w:val="300"/>
        </w:trPr>
        <w:tc>
          <w:tcPr>
            <w:tcW w:w="2926" w:type="dxa"/>
            <w:tcMar/>
            <w:vAlign w:val="center"/>
          </w:tcPr>
          <w:p w:rsidR="1330C73A" w:rsidP="3BED81E6" w:rsidRDefault="1330C73A" w14:paraId="2FE8DB42" w14:textId="31AE6381">
            <w:pPr>
              <w:bidi w:val="0"/>
              <w:spacing w:before="0" w:beforeAutospacing="off" w:after="0" w:afterAutospacing="off"/>
              <w:rPr>
                <w:sz w:val="24"/>
                <w:szCs w:val="24"/>
              </w:rPr>
            </w:pPr>
            <w:r w:rsidRPr="3BED81E6" w:rsidR="512B5B4B">
              <w:rPr>
                <w:sz w:val="24"/>
                <w:szCs w:val="24"/>
              </w:rPr>
              <w:t>Graph Retrieval</w:t>
            </w:r>
          </w:p>
        </w:tc>
        <w:tc>
          <w:tcPr>
            <w:tcW w:w="2361" w:type="dxa"/>
            <w:tcMar/>
            <w:vAlign w:val="center"/>
          </w:tcPr>
          <w:p w:rsidR="1330C73A" w:rsidP="3BED81E6" w:rsidRDefault="1330C73A" w14:paraId="72D5FB36" w14:textId="69D6CD8E">
            <w:pPr>
              <w:bidi w:val="0"/>
              <w:spacing w:before="0" w:beforeAutospacing="off" w:after="0" w:afterAutospacing="off"/>
              <w:rPr>
                <w:sz w:val="24"/>
                <w:szCs w:val="24"/>
              </w:rPr>
            </w:pPr>
            <w:r w:rsidRPr="3BED81E6" w:rsidR="512B5B4B">
              <w:rPr>
                <w:sz w:val="24"/>
                <w:szCs w:val="24"/>
              </w:rPr>
              <w:t>❌ Custom</w:t>
            </w:r>
          </w:p>
        </w:tc>
        <w:tc>
          <w:tcPr>
            <w:tcW w:w="2275" w:type="dxa"/>
            <w:tcMar/>
            <w:vAlign w:val="center"/>
          </w:tcPr>
          <w:p w:rsidR="1330C73A" w:rsidP="3BED81E6" w:rsidRDefault="1330C73A" w14:paraId="5EBB6B3C" w14:textId="47E2C3DC">
            <w:pPr>
              <w:bidi w:val="0"/>
              <w:spacing w:before="0" w:beforeAutospacing="off" w:after="0" w:afterAutospacing="off"/>
              <w:rPr>
                <w:sz w:val="24"/>
                <w:szCs w:val="24"/>
              </w:rPr>
            </w:pPr>
            <w:r w:rsidRPr="3BED81E6" w:rsidR="512B5B4B">
              <w:rPr>
                <w:sz w:val="24"/>
                <w:szCs w:val="24"/>
              </w:rPr>
              <w:t>Knowledge graph</w:t>
            </w:r>
          </w:p>
        </w:tc>
      </w:tr>
      <w:tr w:rsidR="1330C73A" w:rsidTr="3BED81E6" w14:paraId="2ED8331B">
        <w:trPr>
          <w:trHeight w:val="300"/>
        </w:trPr>
        <w:tc>
          <w:tcPr>
            <w:tcW w:w="2926" w:type="dxa"/>
            <w:tcMar/>
            <w:vAlign w:val="center"/>
          </w:tcPr>
          <w:p w:rsidR="1330C73A" w:rsidP="3BED81E6" w:rsidRDefault="1330C73A" w14:paraId="3657FD46" w14:textId="125B7F7B">
            <w:pPr>
              <w:bidi w:val="0"/>
              <w:spacing w:before="0" w:beforeAutospacing="off" w:after="0" w:afterAutospacing="off"/>
              <w:rPr>
                <w:sz w:val="24"/>
                <w:szCs w:val="24"/>
              </w:rPr>
            </w:pPr>
            <w:r w:rsidRPr="3BED81E6" w:rsidR="512B5B4B">
              <w:rPr>
                <w:sz w:val="24"/>
                <w:szCs w:val="24"/>
              </w:rPr>
              <w:t>Late Interaction</w:t>
            </w:r>
          </w:p>
        </w:tc>
        <w:tc>
          <w:tcPr>
            <w:tcW w:w="2361" w:type="dxa"/>
            <w:tcMar/>
            <w:vAlign w:val="center"/>
          </w:tcPr>
          <w:p w:rsidR="1330C73A" w:rsidP="3BED81E6" w:rsidRDefault="1330C73A" w14:paraId="22B875D9" w14:textId="45E46D64">
            <w:pPr>
              <w:bidi w:val="0"/>
              <w:spacing w:before="0" w:beforeAutospacing="off" w:after="0" w:afterAutospacing="off"/>
              <w:rPr>
                <w:sz w:val="24"/>
                <w:szCs w:val="24"/>
              </w:rPr>
            </w:pPr>
            <w:r w:rsidRPr="3BED81E6" w:rsidR="512B5B4B">
              <w:rPr>
                <w:sz w:val="24"/>
                <w:szCs w:val="24"/>
              </w:rPr>
              <w:t>❌ Custom</w:t>
            </w:r>
          </w:p>
        </w:tc>
        <w:tc>
          <w:tcPr>
            <w:tcW w:w="2275" w:type="dxa"/>
            <w:tcMar/>
            <w:vAlign w:val="center"/>
          </w:tcPr>
          <w:p w:rsidR="1330C73A" w:rsidP="3BED81E6" w:rsidRDefault="1330C73A" w14:paraId="3458BEA9" w14:textId="746EC5E3">
            <w:pPr>
              <w:bidi w:val="0"/>
              <w:spacing w:before="0" w:beforeAutospacing="off" w:after="0" w:afterAutospacing="off"/>
              <w:rPr>
                <w:sz w:val="24"/>
                <w:szCs w:val="24"/>
              </w:rPr>
            </w:pPr>
            <w:r w:rsidRPr="3BED81E6" w:rsidR="512B5B4B">
              <w:rPr>
                <w:sz w:val="24"/>
                <w:szCs w:val="24"/>
              </w:rPr>
              <w:t>Token level</w:t>
            </w:r>
          </w:p>
        </w:tc>
      </w:tr>
    </w:tbl>
    <w:p xmlns:wp14="http://schemas.microsoft.com/office/word/2010/wordml" w:rsidR="00801F4E" w:rsidP="3BED81E6" w:rsidRDefault="00801F4E" w14:paraId="6606308E" wp14:textId="323667DE">
      <w:pPr>
        <w:widowControl w:val="0"/>
        <w:bidi w:val="0"/>
        <w:spacing w:before="0" w:beforeAutospacing="off" w:after="0" w:afterAutospacing="off" w:line="240" w:lineRule="auto"/>
        <w:rPr>
          <w:rFonts w:ascii="Consolas" w:hAnsi="Consolas" w:eastAsia="Consolas" w:cs="Consolas"/>
          <w:noProof w:val="0"/>
          <w:sz w:val="24"/>
          <w:szCs w:val="24"/>
          <w:lang w:val="en"/>
        </w:rPr>
      </w:pPr>
    </w:p>
    <w:p xmlns:wp14="http://schemas.microsoft.com/office/word/2010/wordml" w:rsidR="00801F4E" w:rsidP="3BED81E6" w:rsidRDefault="00801F4E" w14:paraId="0562CB0E" wp14:textId="3D80F276">
      <w:pPr>
        <w:widowControl w:val="0"/>
        <w:spacing w:line="240" w:lineRule="auto"/>
        <w:rPr>
          <w:b w:val="0"/>
          <w:bCs w:val="0"/>
          <w:sz w:val="24"/>
          <w:szCs w:val="24"/>
        </w:rPr>
      </w:pPr>
    </w:p>
    <w:p xmlns:wp14="http://schemas.microsoft.com/office/word/2010/wordml" w:rsidR="00801F4E" w:rsidP="3BED81E6" w:rsidRDefault="00801F4E" w14:paraId="34CE0A41" wp14:textId="363E56F5">
      <w:pPr>
        <w:pStyle w:val="Normal"/>
        <w:widowControl w:val="0"/>
        <w:spacing w:line="240" w:lineRule="auto"/>
        <w:rPr>
          <w:sz w:val="24"/>
          <w:szCs w:val="24"/>
        </w:rPr>
      </w:pPr>
      <w:r w:rsidR="0F853488">
        <w:drawing>
          <wp:inline xmlns:wp14="http://schemas.microsoft.com/office/word/2010/wordprocessingDrawing" wp14:editId="2BDF7F95" wp14:anchorId="0EDFC2FC">
            <wp:extent cx="5611008" cy="1924318"/>
            <wp:effectExtent l="0" t="0" r="0" b="0"/>
            <wp:docPr id="911899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899270" name="Picture 911899270"/>
                    <pic:cNvPicPr/>
                  </pic:nvPicPr>
                  <pic:blipFill>
                    <a:blip xmlns:r="http://schemas.openxmlformats.org/officeDocument/2006/relationships" r:embed="rId1415944514">
                      <a:extLst>
                        <a:ext uri="{28A0092B-C50C-407E-A947-70E740481C1C}">
                          <a14:useLocalDpi xmlns:a14="http://schemas.microsoft.com/office/drawing/2010/main"/>
                        </a:ext>
                      </a:extLst>
                    </a:blip>
                    <a:stretch>
                      <a:fillRect/>
                    </a:stretch>
                  </pic:blipFill>
                  <pic:spPr>
                    <a:xfrm>
                      <a:off x="0" y="0"/>
                      <a:ext cx="5611008" cy="1924318"/>
                    </a:xfrm>
                    <a:prstGeom prst="rect">
                      <a:avLst/>
                    </a:prstGeom>
                  </pic:spPr>
                </pic:pic>
              </a:graphicData>
            </a:graphic>
          </wp:inline>
        </w:drawing>
      </w:r>
    </w:p>
    <w:p w:rsidR="6CC70B08" w:rsidP="3BED81E6" w:rsidRDefault="6CC70B08" w14:paraId="72BD8EF7" w14:textId="3C99777A">
      <w:pPr>
        <w:pStyle w:val="Normal"/>
        <w:widowControl w:val="0"/>
        <w:spacing w:line="240" w:lineRule="auto"/>
        <w:rPr>
          <w:sz w:val="24"/>
          <w:szCs w:val="24"/>
        </w:rPr>
      </w:pPr>
    </w:p>
    <w:p w:rsidR="6CC70B08" w:rsidP="3BED81E6" w:rsidRDefault="6CC70B08" w14:paraId="3456C85E" w14:textId="667E4913">
      <w:pPr>
        <w:pStyle w:val="Normal"/>
        <w:widowControl w:val="0"/>
        <w:spacing w:line="240" w:lineRule="auto"/>
        <w:rPr>
          <w:sz w:val="24"/>
          <w:szCs w:val="24"/>
        </w:rPr>
      </w:pPr>
    </w:p>
    <w:p w:rsidR="1F944114" w:rsidP="3BED81E6" w:rsidRDefault="1F944114" w14:paraId="7473DFAE" w14:textId="16D1F901">
      <w:pPr>
        <w:pStyle w:val="Normal"/>
        <w:widowControl w:val="0"/>
        <w:spacing w:line="240" w:lineRule="auto"/>
        <w:rPr>
          <w:rFonts w:ascii="Arial" w:hAnsi="Arial" w:eastAsia="Arial" w:cs="Arial"/>
          <w:b w:val="1"/>
          <w:bCs w:val="1"/>
          <w:noProof w:val="0"/>
          <w:sz w:val="24"/>
          <w:szCs w:val="24"/>
          <w:lang w:val="en-US"/>
        </w:rPr>
      </w:pPr>
      <w:r w:rsidRPr="3BED81E6" w:rsidR="1F944114">
        <w:rPr>
          <w:rFonts w:ascii="Arial" w:hAnsi="Arial" w:eastAsia="Arial" w:cs="Arial"/>
          <w:b w:val="1"/>
          <w:bCs w:val="1"/>
          <w:i w:val="0"/>
          <w:iCs w:val="0"/>
          <w:caps w:val="0"/>
          <w:smallCaps w:val="0"/>
          <w:noProof w:val="0"/>
          <w:color w:val="0A0A0A"/>
          <w:sz w:val="24"/>
          <w:szCs w:val="24"/>
          <w:lang w:val="en-US"/>
        </w:rPr>
        <w:t xml:space="preserve">AI Applications with </w:t>
      </w:r>
      <w:r w:rsidRPr="3BED81E6" w:rsidR="1F944114">
        <w:rPr>
          <w:rFonts w:ascii="Arial" w:hAnsi="Arial" w:eastAsia="Arial" w:cs="Arial"/>
          <w:b w:val="1"/>
          <w:bCs w:val="1"/>
          <w:i w:val="0"/>
          <w:iCs w:val="0"/>
          <w:caps w:val="0"/>
          <w:smallCaps w:val="0"/>
          <w:noProof w:val="0"/>
          <w:color w:val="0A0A0A"/>
          <w:sz w:val="24"/>
          <w:szCs w:val="24"/>
          <w:lang w:val="en-US"/>
        </w:rPr>
        <w:t>LangChain</w:t>
      </w:r>
      <w:r w:rsidRPr="3BED81E6" w:rsidR="1F944114">
        <w:rPr>
          <w:rFonts w:ascii="Arial" w:hAnsi="Arial" w:eastAsia="Arial" w:cs="Arial"/>
          <w:b w:val="1"/>
          <w:bCs w:val="1"/>
          <w:i w:val="0"/>
          <w:iCs w:val="0"/>
          <w:caps w:val="0"/>
          <w:smallCaps w:val="0"/>
          <w:noProof w:val="0"/>
          <w:color w:val="0A0A0A"/>
          <w:sz w:val="24"/>
          <w:szCs w:val="24"/>
          <w:lang w:val="en-US"/>
        </w:rPr>
        <w:t xml:space="preserve"> :</w:t>
      </w:r>
    </w:p>
    <w:p w:rsidR="6CC70B08" w:rsidP="3BED81E6" w:rsidRDefault="6CC70B08" w14:paraId="6093457C" w14:textId="4EFD6724">
      <w:pPr>
        <w:pStyle w:val="Normal"/>
        <w:widowControl w:val="0"/>
        <w:spacing w:line="240" w:lineRule="auto"/>
        <w:rPr>
          <w:rFonts w:ascii="Arial" w:hAnsi="Arial" w:eastAsia="Arial" w:cs="Arial"/>
          <w:b w:val="1"/>
          <w:bCs w:val="1"/>
          <w:i w:val="0"/>
          <w:iCs w:val="0"/>
          <w:caps w:val="0"/>
          <w:smallCaps w:val="0"/>
          <w:noProof w:val="0"/>
          <w:color w:val="0A0A0A"/>
          <w:sz w:val="24"/>
          <w:szCs w:val="24"/>
          <w:lang w:val="en-US"/>
        </w:rPr>
      </w:pPr>
    </w:p>
    <w:p w:rsidR="16726CC2" w:rsidP="3BED81E6" w:rsidRDefault="16726CC2" w14:paraId="14E75445" w14:textId="34DE5D5E">
      <w:pPr>
        <w:pStyle w:val="Normal"/>
        <w:widowControl w:val="0"/>
        <w:spacing w:line="240" w:lineRule="auto"/>
        <w:rPr>
          <w:rFonts w:ascii="Arial" w:hAnsi="Arial" w:eastAsia="Arial" w:cs="Arial"/>
          <w:b w:val="1"/>
          <w:bCs w:val="1"/>
          <w:i w:val="0"/>
          <w:iCs w:val="0"/>
          <w:caps w:val="0"/>
          <w:smallCaps w:val="0"/>
          <w:noProof w:val="0"/>
          <w:color w:val="0A0A0A"/>
          <w:sz w:val="24"/>
          <w:szCs w:val="24"/>
          <w:lang w:val="en-US"/>
        </w:rPr>
      </w:pPr>
      <w:r w:rsidRPr="3BED81E6" w:rsidR="16726CC2">
        <w:rPr>
          <w:rFonts w:ascii="Arial" w:hAnsi="Arial" w:eastAsia="Arial" w:cs="Arial"/>
          <w:b w:val="0"/>
          <w:bCs w:val="0"/>
          <w:i w:val="0"/>
          <w:iCs w:val="0"/>
          <w:caps w:val="0"/>
          <w:smallCaps w:val="0"/>
          <w:noProof w:val="0"/>
          <w:color w:val="0A0A0A"/>
          <w:sz w:val="24"/>
          <w:szCs w:val="24"/>
          <w:lang w:val="en-US"/>
        </w:rPr>
        <w:t xml:space="preserve">In </w:t>
      </w:r>
      <w:r w:rsidRPr="3BED81E6" w:rsidR="16726CC2">
        <w:rPr>
          <w:rFonts w:ascii="Arial" w:hAnsi="Arial" w:eastAsia="Arial" w:cs="Arial"/>
          <w:b w:val="0"/>
          <w:bCs w:val="0"/>
          <w:i w:val="0"/>
          <w:iCs w:val="0"/>
          <w:caps w:val="0"/>
          <w:smallCaps w:val="0"/>
          <w:noProof w:val="0"/>
          <w:color w:val="0A0A0A"/>
          <w:sz w:val="24"/>
          <w:szCs w:val="24"/>
          <w:lang w:val="en-US"/>
        </w:rPr>
        <w:t>LangChain</w:t>
      </w:r>
      <w:r w:rsidRPr="3BED81E6" w:rsidR="16726CC2">
        <w:rPr>
          <w:rFonts w:ascii="Arial" w:hAnsi="Arial" w:eastAsia="Arial" w:cs="Arial"/>
          <w:b w:val="0"/>
          <w:bCs w:val="0"/>
          <w:i w:val="0"/>
          <w:iCs w:val="0"/>
          <w:caps w:val="0"/>
          <w:smallCaps w:val="0"/>
          <w:noProof w:val="0"/>
          <w:color w:val="0A0A0A"/>
          <w:sz w:val="24"/>
          <w:szCs w:val="24"/>
          <w:lang w:val="en-US"/>
        </w:rPr>
        <w:t xml:space="preserve">, </w:t>
      </w:r>
      <w:r w:rsidRPr="3BED81E6" w:rsidR="16726CC2">
        <w:rPr>
          <w:rFonts w:ascii="Arial" w:hAnsi="Arial" w:eastAsia="Arial" w:cs="Arial"/>
          <w:b w:val="1"/>
          <w:bCs w:val="1"/>
          <w:i w:val="0"/>
          <w:iCs w:val="0"/>
          <w:caps w:val="0"/>
          <w:smallCaps w:val="0"/>
          <w:noProof w:val="0"/>
          <w:color w:val="0A0A0A"/>
          <w:sz w:val="24"/>
          <w:szCs w:val="24"/>
          <w:lang w:val="en-US"/>
        </w:rPr>
        <w:t>AI Applications</w:t>
      </w:r>
      <w:r w:rsidRPr="3BED81E6" w:rsidR="16726CC2">
        <w:rPr>
          <w:rFonts w:ascii="Arial" w:hAnsi="Arial" w:eastAsia="Arial" w:cs="Arial"/>
          <w:b w:val="0"/>
          <w:bCs w:val="0"/>
          <w:i w:val="0"/>
          <w:iCs w:val="0"/>
          <w:caps w:val="0"/>
          <w:smallCaps w:val="0"/>
          <w:noProof w:val="0"/>
          <w:color w:val="0A0A0A"/>
          <w:sz w:val="24"/>
          <w:szCs w:val="24"/>
          <w:lang w:val="en-US"/>
        </w:rPr>
        <w:t xml:space="preserve"> are built by moving beyond a single prompt to a structured system that can reason, remember, and use external tools. </w:t>
      </w:r>
    </w:p>
    <w:p w:rsidR="16726CC2" w:rsidP="3BED81E6" w:rsidRDefault="16726CC2" w14:paraId="0C658D8A" w14:textId="21AC8AC9">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1. Prompt Engineering &amp; Management</w:t>
      </w:r>
    </w:p>
    <w:p w:rsidR="16726CC2" w:rsidP="3BED81E6" w:rsidRDefault="16726CC2" w14:paraId="195E0915" w14:textId="17F405B1">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0"/>
          <w:bCs w:val="0"/>
          <w:i w:val="0"/>
          <w:iCs w:val="0"/>
          <w:caps w:val="0"/>
          <w:smallCaps w:val="0"/>
          <w:noProof w:val="0"/>
          <w:color w:val="0A0A0A"/>
          <w:sz w:val="24"/>
          <w:szCs w:val="24"/>
          <w:lang w:val="en-US"/>
        </w:rPr>
        <w:t xml:space="preserve">Prompt engineering in </w:t>
      </w:r>
      <w:r w:rsidRPr="3BED81E6" w:rsidR="16726CC2">
        <w:rPr>
          <w:rFonts w:ascii="Arial" w:hAnsi="Arial" w:eastAsia="Arial" w:cs="Arial"/>
          <w:b w:val="0"/>
          <w:bCs w:val="0"/>
          <w:i w:val="0"/>
          <w:iCs w:val="0"/>
          <w:caps w:val="0"/>
          <w:smallCaps w:val="0"/>
          <w:noProof w:val="0"/>
          <w:color w:val="0A0A0A"/>
          <w:sz w:val="24"/>
          <w:szCs w:val="24"/>
          <w:lang w:val="en-US"/>
        </w:rPr>
        <w:t>LangChain</w:t>
      </w:r>
      <w:r w:rsidRPr="3BED81E6" w:rsidR="16726CC2">
        <w:rPr>
          <w:rFonts w:ascii="Arial" w:hAnsi="Arial" w:eastAsia="Arial" w:cs="Arial"/>
          <w:b w:val="0"/>
          <w:bCs w:val="0"/>
          <w:i w:val="0"/>
          <w:iCs w:val="0"/>
          <w:caps w:val="0"/>
          <w:smallCaps w:val="0"/>
          <w:noProof w:val="0"/>
          <w:color w:val="0A0A0A"/>
          <w:sz w:val="24"/>
          <w:szCs w:val="24"/>
          <w:lang w:val="en-US"/>
        </w:rPr>
        <w:t xml:space="preserve"> is the process of </w:t>
      </w:r>
      <w:r w:rsidRPr="3BED81E6" w:rsidR="16726CC2">
        <w:rPr>
          <w:rFonts w:ascii="Arial" w:hAnsi="Arial" w:eastAsia="Arial" w:cs="Arial"/>
          <w:b w:val="0"/>
          <w:bCs w:val="0"/>
          <w:i w:val="0"/>
          <w:iCs w:val="0"/>
          <w:caps w:val="0"/>
          <w:smallCaps w:val="0"/>
          <w:noProof w:val="0"/>
          <w:color w:val="0A0A0A"/>
          <w:sz w:val="24"/>
          <w:szCs w:val="24"/>
          <w:lang w:val="en-US"/>
        </w:rPr>
        <w:t>optimizing</w:t>
      </w:r>
      <w:r w:rsidRPr="3BED81E6" w:rsidR="16726CC2">
        <w:rPr>
          <w:rFonts w:ascii="Arial" w:hAnsi="Arial" w:eastAsia="Arial" w:cs="Arial"/>
          <w:b w:val="0"/>
          <w:bCs w:val="0"/>
          <w:i w:val="0"/>
          <w:iCs w:val="0"/>
          <w:caps w:val="0"/>
          <w:smallCaps w:val="0"/>
          <w:noProof w:val="0"/>
          <w:color w:val="0A0A0A"/>
          <w:sz w:val="24"/>
          <w:szCs w:val="24"/>
          <w:lang w:val="en-US"/>
        </w:rPr>
        <w:t xml:space="preserve"> the "input contract" between you and the LLM. </w:t>
      </w:r>
    </w:p>
    <w:p w:rsidR="16726CC2" w:rsidP="3BED81E6" w:rsidRDefault="16726CC2" w14:paraId="4E1180BE" w14:textId="17957E81">
      <w:pPr>
        <w:pStyle w:val="ListParagraph"/>
        <w:numPr>
          <w:ilvl w:val="0"/>
          <w:numId w:val="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Prompt Templates</w:t>
      </w:r>
      <w:r w:rsidRPr="3BED81E6" w:rsidR="16726CC2">
        <w:rPr>
          <w:rFonts w:ascii="Arial" w:hAnsi="Arial" w:eastAsia="Arial" w:cs="Arial"/>
          <w:b w:val="0"/>
          <w:bCs w:val="0"/>
          <w:i w:val="0"/>
          <w:iCs w:val="0"/>
          <w:caps w:val="0"/>
          <w:smallCaps w:val="0"/>
          <w:noProof w:val="0"/>
          <w:color w:val="0A0A0A"/>
          <w:sz w:val="24"/>
          <w:szCs w:val="24"/>
          <w:lang w:val="en-US"/>
        </w:rPr>
        <w:t xml:space="preserve">: Instead of hardcoding text, you create reusable templates with placeholders (e.g., </w:t>
      </w:r>
      <w:r w:rsidRPr="3BED81E6" w:rsidR="16726CC2">
        <w:rPr>
          <w:rFonts w:ascii="Consolas" w:hAnsi="Consolas" w:eastAsia="Consolas" w:cs="Consolas"/>
          <w:b w:val="0"/>
          <w:bCs w:val="0"/>
          <w:i w:val="0"/>
          <w:iCs w:val="0"/>
          <w:caps w:val="0"/>
          <w:smallCaps w:val="0"/>
          <w:noProof w:val="0"/>
          <w:color w:val="0A0A0A"/>
          <w:sz w:val="24"/>
          <w:szCs w:val="24"/>
          <w:lang w:val="en-US"/>
        </w:rPr>
        <w:t>Translate {text} to {language}</w:t>
      </w:r>
      <w:r w:rsidRPr="3BED81E6" w:rsidR="16726CC2">
        <w:rPr>
          <w:rFonts w:ascii="Arial" w:hAnsi="Arial" w:eastAsia="Arial" w:cs="Arial"/>
          <w:b w:val="0"/>
          <w:bCs w:val="0"/>
          <w:i w:val="0"/>
          <w:iCs w:val="0"/>
          <w:caps w:val="0"/>
          <w:smallCaps w:val="0"/>
          <w:noProof w:val="0"/>
          <w:color w:val="0A0A0A"/>
          <w:sz w:val="24"/>
          <w:szCs w:val="24"/>
          <w:lang w:val="en-US"/>
        </w:rPr>
        <w:t>). This allows you to dynamically inject user data into a fixed instruction set.</w:t>
      </w:r>
    </w:p>
    <w:p w:rsidR="16726CC2" w:rsidP="3BED81E6" w:rsidRDefault="16726CC2" w14:paraId="77EB81C1" w14:textId="484A9D41">
      <w:pPr>
        <w:pStyle w:val="ListParagraph"/>
        <w:numPr>
          <w:ilvl w:val="0"/>
          <w:numId w:val="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Output Parsers</w:t>
      </w:r>
      <w:r w:rsidRPr="3BED81E6" w:rsidR="16726CC2">
        <w:rPr>
          <w:rFonts w:ascii="Arial" w:hAnsi="Arial" w:eastAsia="Arial" w:cs="Arial"/>
          <w:b w:val="0"/>
          <w:bCs w:val="0"/>
          <w:i w:val="0"/>
          <w:iCs w:val="0"/>
          <w:caps w:val="0"/>
          <w:smallCaps w:val="0"/>
          <w:noProof w:val="0"/>
          <w:color w:val="0A0A0A"/>
          <w:sz w:val="24"/>
          <w:szCs w:val="24"/>
          <w:lang w:val="en-US"/>
        </w:rPr>
        <w:t xml:space="preserve">: These ensure the LLM returns data in a specific format, such as JSON or a clean string, making it easier for your software to use the response. </w:t>
      </w:r>
    </w:p>
    <w:p w:rsidR="16726CC2" w:rsidP="3BED81E6" w:rsidRDefault="16726CC2" w14:paraId="02C3212F" w14:textId="46FA5C7C">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2. Multi-step Chains</w:t>
      </w:r>
    </w:p>
    <w:p w:rsidR="16726CC2" w:rsidP="3BED81E6" w:rsidRDefault="16726CC2" w14:paraId="1C9BB035" w14:textId="7FD3BD02">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0"/>
          <w:bCs w:val="0"/>
          <w:i w:val="0"/>
          <w:iCs w:val="0"/>
          <w:caps w:val="0"/>
          <w:smallCaps w:val="0"/>
          <w:noProof w:val="0"/>
          <w:color w:val="0A0A0A"/>
          <w:sz w:val="24"/>
          <w:szCs w:val="24"/>
          <w:lang w:val="en-US"/>
        </w:rPr>
        <w:t xml:space="preserve">Chains are the "glue" of </w:t>
      </w:r>
      <w:r w:rsidRPr="3BED81E6" w:rsidR="16726CC2">
        <w:rPr>
          <w:rFonts w:ascii="Arial" w:hAnsi="Arial" w:eastAsia="Arial" w:cs="Arial"/>
          <w:b w:val="0"/>
          <w:bCs w:val="0"/>
          <w:i w:val="0"/>
          <w:iCs w:val="0"/>
          <w:caps w:val="0"/>
          <w:smallCaps w:val="0"/>
          <w:noProof w:val="0"/>
          <w:color w:val="0A0A0A"/>
          <w:sz w:val="24"/>
          <w:szCs w:val="24"/>
          <w:lang w:val="en-US"/>
        </w:rPr>
        <w:t>LangChain</w:t>
      </w:r>
      <w:r w:rsidRPr="3BED81E6" w:rsidR="16726CC2">
        <w:rPr>
          <w:rFonts w:ascii="Arial" w:hAnsi="Arial" w:eastAsia="Arial" w:cs="Arial"/>
          <w:b w:val="0"/>
          <w:bCs w:val="0"/>
          <w:i w:val="0"/>
          <w:iCs w:val="0"/>
          <w:caps w:val="0"/>
          <w:smallCaps w:val="0"/>
          <w:noProof w:val="0"/>
          <w:color w:val="0A0A0A"/>
          <w:sz w:val="24"/>
          <w:szCs w:val="24"/>
          <w:lang w:val="en-US"/>
        </w:rPr>
        <w:t xml:space="preserve">, allowing you to link multiple components into a single workflow. </w:t>
      </w:r>
    </w:p>
    <w:p w:rsidR="16726CC2" w:rsidP="3BED81E6" w:rsidRDefault="16726CC2" w14:paraId="2B56EA0D" w14:textId="147EA563">
      <w:pPr>
        <w:pStyle w:val="ListParagraph"/>
        <w:numPr>
          <w:ilvl w:val="0"/>
          <w:numId w:val="2"/>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Sequential Chains</w:t>
      </w:r>
      <w:r w:rsidRPr="3BED81E6" w:rsidR="16726CC2">
        <w:rPr>
          <w:rFonts w:ascii="Arial" w:hAnsi="Arial" w:eastAsia="Arial" w:cs="Arial"/>
          <w:b w:val="0"/>
          <w:bCs w:val="0"/>
          <w:i w:val="0"/>
          <w:iCs w:val="0"/>
          <w:caps w:val="0"/>
          <w:smallCaps w:val="0"/>
          <w:noProof w:val="0"/>
          <w:color w:val="0A0A0A"/>
          <w:sz w:val="24"/>
          <w:szCs w:val="24"/>
          <w:lang w:val="en-US"/>
        </w:rPr>
        <w:t>: These link steps linearly where the output of Step 1 (e.g., "Summarize this article") becomes the input for Step 2 (e.g., "Translate this summary").</w:t>
      </w:r>
    </w:p>
    <w:p w:rsidR="16726CC2" w:rsidP="3BED81E6" w:rsidRDefault="16726CC2" w14:paraId="47940A58" w14:textId="0DF795D7">
      <w:pPr>
        <w:pStyle w:val="ListParagraph"/>
        <w:numPr>
          <w:ilvl w:val="0"/>
          <w:numId w:val="2"/>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LCEL (</w:t>
      </w:r>
      <w:r w:rsidRPr="3BED81E6" w:rsidR="16726CC2">
        <w:rPr>
          <w:rFonts w:ascii="Arial" w:hAnsi="Arial" w:eastAsia="Arial" w:cs="Arial"/>
          <w:b w:val="1"/>
          <w:bCs w:val="1"/>
          <w:i w:val="0"/>
          <w:iCs w:val="0"/>
          <w:caps w:val="0"/>
          <w:smallCaps w:val="0"/>
          <w:noProof w:val="0"/>
          <w:color w:val="0A0A0A"/>
          <w:sz w:val="24"/>
          <w:szCs w:val="24"/>
          <w:lang w:val="en-US"/>
        </w:rPr>
        <w:t>LangChain</w:t>
      </w:r>
      <w:r w:rsidRPr="3BED81E6" w:rsidR="16726CC2">
        <w:rPr>
          <w:rFonts w:ascii="Arial" w:hAnsi="Arial" w:eastAsia="Arial" w:cs="Arial"/>
          <w:b w:val="1"/>
          <w:bCs w:val="1"/>
          <w:i w:val="0"/>
          <w:iCs w:val="0"/>
          <w:caps w:val="0"/>
          <w:smallCaps w:val="0"/>
          <w:noProof w:val="0"/>
          <w:color w:val="0A0A0A"/>
          <w:sz w:val="24"/>
          <w:szCs w:val="24"/>
          <w:lang w:val="en-US"/>
        </w:rPr>
        <w:t xml:space="preserve"> Expression Language)</w:t>
      </w:r>
      <w:r w:rsidRPr="3BED81E6" w:rsidR="16726CC2">
        <w:rPr>
          <w:rFonts w:ascii="Arial" w:hAnsi="Arial" w:eastAsia="Arial" w:cs="Arial"/>
          <w:b w:val="0"/>
          <w:bCs w:val="0"/>
          <w:i w:val="0"/>
          <w:iCs w:val="0"/>
          <w:caps w:val="0"/>
          <w:smallCaps w:val="0"/>
          <w:noProof w:val="0"/>
          <w:color w:val="0A0A0A"/>
          <w:sz w:val="24"/>
          <w:szCs w:val="24"/>
          <w:lang w:val="en-US"/>
        </w:rPr>
        <w:t xml:space="preserve">: A modern way to build these chains using the </w:t>
      </w:r>
      <w:r w:rsidRPr="3BED81E6" w:rsidR="16726CC2">
        <w:rPr>
          <w:rFonts w:ascii="Consolas" w:hAnsi="Consolas" w:eastAsia="Consolas" w:cs="Consolas"/>
          <w:b w:val="0"/>
          <w:bCs w:val="0"/>
          <w:i w:val="0"/>
          <w:iCs w:val="0"/>
          <w:caps w:val="0"/>
          <w:smallCaps w:val="0"/>
          <w:noProof w:val="0"/>
          <w:color w:val="0A0A0A"/>
          <w:sz w:val="24"/>
          <w:szCs w:val="24"/>
          <w:lang w:val="en-US"/>
        </w:rPr>
        <w:t>|</w:t>
      </w:r>
      <w:r w:rsidRPr="3BED81E6" w:rsidR="16726CC2">
        <w:rPr>
          <w:rFonts w:ascii="Arial" w:hAnsi="Arial" w:eastAsia="Arial" w:cs="Arial"/>
          <w:b w:val="0"/>
          <w:bCs w:val="0"/>
          <w:i w:val="0"/>
          <w:iCs w:val="0"/>
          <w:caps w:val="0"/>
          <w:smallCaps w:val="0"/>
          <w:noProof w:val="0"/>
          <w:color w:val="0A0A0A"/>
          <w:sz w:val="24"/>
          <w:szCs w:val="24"/>
          <w:lang w:val="en-US"/>
        </w:rPr>
        <w:t xml:space="preserve"> (pipe) operator, making the code modular and easy to read (e.g., </w:t>
      </w:r>
      <w:r w:rsidRPr="3BED81E6" w:rsidR="16726CC2">
        <w:rPr>
          <w:rFonts w:ascii="Consolas" w:hAnsi="Consolas" w:eastAsia="Consolas" w:cs="Consolas"/>
          <w:b w:val="0"/>
          <w:bCs w:val="0"/>
          <w:i w:val="0"/>
          <w:iCs w:val="0"/>
          <w:caps w:val="0"/>
          <w:smallCaps w:val="0"/>
          <w:noProof w:val="0"/>
          <w:color w:val="0A0A0A"/>
          <w:sz w:val="24"/>
          <w:szCs w:val="24"/>
          <w:lang w:val="en-US"/>
        </w:rPr>
        <w:t xml:space="preserve">template | </w:t>
      </w:r>
      <w:r w:rsidRPr="3BED81E6" w:rsidR="16726CC2">
        <w:rPr>
          <w:rFonts w:ascii="Consolas" w:hAnsi="Consolas" w:eastAsia="Consolas" w:cs="Consolas"/>
          <w:b w:val="0"/>
          <w:bCs w:val="0"/>
          <w:i w:val="0"/>
          <w:iCs w:val="0"/>
          <w:caps w:val="0"/>
          <w:smallCaps w:val="0"/>
          <w:noProof w:val="0"/>
          <w:color w:val="0A0A0A"/>
          <w:sz w:val="24"/>
          <w:szCs w:val="24"/>
          <w:lang w:val="en-US"/>
        </w:rPr>
        <w:t>llm</w:t>
      </w:r>
      <w:r w:rsidRPr="3BED81E6" w:rsidR="16726CC2">
        <w:rPr>
          <w:rFonts w:ascii="Consolas" w:hAnsi="Consolas" w:eastAsia="Consolas" w:cs="Consolas"/>
          <w:b w:val="0"/>
          <w:bCs w:val="0"/>
          <w:i w:val="0"/>
          <w:iCs w:val="0"/>
          <w:caps w:val="0"/>
          <w:smallCaps w:val="0"/>
          <w:noProof w:val="0"/>
          <w:color w:val="0A0A0A"/>
          <w:sz w:val="24"/>
          <w:szCs w:val="24"/>
          <w:lang w:val="en-US"/>
        </w:rPr>
        <w:t xml:space="preserve"> | parser</w:t>
      </w:r>
      <w:r w:rsidRPr="3BED81E6" w:rsidR="16726CC2">
        <w:rPr>
          <w:rFonts w:ascii="Arial" w:hAnsi="Arial" w:eastAsia="Arial" w:cs="Arial"/>
          <w:b w:val="0"/>
          <w:bCs w:val="0"/>
          <w:i w:val="0"/>
          <w:iCs w:val="0"/>
          <w:caps w:val="0"/>
          <w:smallCaps w:val="0"/>
          <w:noProof w:val="0"/>
          <w:color w:val="0A0A0A"/>
          <w:sz w:val="24"/>
          <w:szCs w:val="24"/>
          <w:lang w:val="en-US"/>
        </w:rPr>
        <w:t xml:space="preserve">). </w:t>
      </w:r>
    </w:p>
    <w:p w:rsidR="16726CC2" w:rsidP="3BED81E6" w:rsidRDefault="16726CC2" w14:paraId="45C1688E" w14:textId="1EEBCFD8">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3. Tools &amp; Agents</w:t>
      </w:r>
    </w:p>
    <w:p w:rsidR="16726CC2" w:rsidP="3BED81E6" w:rsidRDefault="16726CC2" w14:paraId="599C2E1C" w14:textId="0D8AF8F2">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0"/>
          <w:bCs w:val="0"/>
          <w:i w:val="0"/>
          <w:iCs w:val="0"/>
          <w:caps w:val="0"/>
          <w:smallCaps w:val="0"/>
          <w:noProof w:val="0"/>
          <w:color w:val="0A0A0A"/>
          <w:sz w:val="24"/>
          <w:szCs w:val="24"/>
          <w:lang w:val="en-US"/>
        </w:rPr>
        <w:t xml:space="preserve">While chains follow a fixed path, </w:t>
      </w:r>
      <w:r w:rsidRPr="3BED81E6" w:rsidR="16726CC2">
        <w:rPr>
          <w:rFonts w:ascii="Arial" w:hAnsi="Arial" w:eastAsia="Arial" w:cs="Arial"/>
          <w:b w:val="1"/>
          <w:bCs w:val="1"/>
          <w:i w:val="0"/>
          <w:iCs w:val="0"/>
          <w:caps w:val="0"/>
          <w:smallCaps w:val="0"/>
          <w:noProof w:val="0"/>
          <w:color w:val="0A0A0A"/>
          <w:sz w:val="24"/>
          <w:szCs w:val="24"/>
          <w:lang w:val="en-US"/>
        </w:rPr>
        <w:t>Agents</w:t>
      </w:r>
      <w:r w:rsidRPr="3BED81E6" w:rsidR="16726CC2">
        <w:rPr>
          <w:rFonts w:ascii="Arial" w:hAnsi="Arial" w:eastAsia="Arial" w:cs="Arial"/>
          <w:b w:val="0"/>
          <w:bCs w:val="0"/>
          <w:i w:val="0"/>
          <w:iCs w:val="0"/>
          <w:caps w:val="0"/>
          <w:smallCaps w:val="0"/>
          <w:noProof w:val="0"/>
          <w:color w:val="0A0A0A"/>
          <w:sz w:val="24"/>
          <w:szCs w:val="24"/>
          <w:lang w:val="en-US"/>
        </w:rPr>
        <w:t xml:space="preserve"> use an LLM to decide </w:t>
      </w:r>
      <w:r w:rsidRPr="3BED81E6" w:rsidR="16726CC2">
        <w:rPr>
          <w:rFonts w:ascii="Arial" w:hAnsi="Arial" w:eastAsia="Arial" w:cs="Arial"/>
          <w:b w:val="0"/>
          <w:bCs w:val="0"/>
          <w:i w:val="1"/>
          <w:iCs w:val="1"/>
          <w:caps w:val="0"/>
          <w:smallCaps w:val="0"/>
          <w:noProof w:val="0"/>
          <w:color w:val="0A0A0A"/>
          <w:sz w:val="24"/>
          <w:szCs w:val="24"/>
          <w:lang w:val="en-US"/>
        </w:rPr>
        <w:t>which</w:t>
      </w:r>
      <w:r w:rsidRPr="3BED81E6" w:rsidR="16726CC2">
        <w:rPr>
          <w:rFonts w:ascii="Arial" w:hAnsi="Arial" w:eastAsia="Arial" w:cs="Arial"/>
          <w:b w:val="0"/>
          <w:bCs w:val="0"/>
          <w:i w:val="0"/>
          <w:iCs w:val="0"/>
          <w:caps w:val="0"/>
          <w:smallCaps w:val="0"/>
          <w:noProof w:val="0"/>
          <w:color w:val="0A0A0A"/>
          <w:sz w:val="24"/>
          <w:szCs w:val="24"/>
          <w:lang w:val="en-US"/>
        </w:rPr>
        <w:t xml:space="preserve"> path to take. </w:t>
      </w:r>
    </w:p>
    <w:p w:rsidR="16726CC2" w:rsidP="3BED81E6" w:rsidRDefault="16726CC2" w14:paraId="54BA78BD" w14:textId="3FD9E299">
      <w:pPr>
        <w:pStyle w:val="ListParagraph"/>
        <w:numPr>
          <w:ilvl w:val="0"/>
          <w:numId w:val="3"/>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Tools</w:t>
      </w:r>
      <w:r w:rsidRPr="3BED81E6" w:rsidR="16726CC2">
        <w:rPr>
          <w:rFonts w:ascii="Arial" w:hAnsi="Arial" w:eastAsia="Arial" w:cs="Arial"/>
          <w:b w:val="0"/>
          <w:bCs w:val="0"/>
          <w:i w:val="0"/>
          <w:iCs w:val="0"/>
          <w:caps w:val="0"/>
          <w:smallCaps w:val="0"/>
          <w:noProof w:val="0"/>
          <w:color w:val="0A0A0A"/>
          <w:sz w:val="24"/>
          <w:szCs w:val="24"/>
          <w:lang w:val="en-US"/>
        </w:rPr>
        <w:t>: These are functions that an agent can call, such as a Google Search, a calculator, or a database query.</w:t>
      </w:r>
    </w:p>
    <w:p w:rsidR="16726CC2" w:rsidP="3BED81E6" w:rsidRDefault="16726CC2" w14:paraId="08D9F114" w14:textId="38DC3302">
      <w:pPr>
        <w:pStyle w:val="ListParagraph"/>
        <w:numPr>
          <w:ilvl w:val="0"/>
          <w:numId w:val="3"/>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Agents</w:t>
      </w:r>
      <w:r w:rsidRPr="3BED81E6" w:rsidR="16726CC2">
        <w:rPr>
          <w:rFonts w:ascii="Arial" w:hAnsi="Arial" w:eastAsia="Arial" w:cs="Arial"/>
          <w:b w:val="0"/>
          <w:bCs w:val="0"/>
          <w:i w:val="0"/>
          <w:iCs w:val="0"/>
          <w:caps w:val="0"/>
          <w:smallCaps w:val="0"/>
          <w:noProof w:val="0"/>
          <w:color w:val="0A0A0A"/>
          <w:sz w:val="24"/>
          <w:szCs w:val="24"/>
          <w:lang w:val="en-US"/>
        </w:rPr>
        <w:t xml:space="preserve">: They act as reasoning engines. Given a goal, an agent analyzes the user's input, chooses the right tool, executes it, and repeats until the task is finished. </w:t>
      </w:r>
    </w:p>
    <w:p w:rsidR="16726CC2" w:rsidP="3BED81E6" w:rsidRDefault="16726CC2" w14:paraId="03E09252" w14:textId="227CE89D">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4. Memory Management</w:t>
      </w:r>
    </w:p>
    <w:p w:rsidR="16726CC2" w:rsidP="3BED81E6" w:rsidRDefault="16726CC2" w14:paraId="65975933" w14:textId="525A3132">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0"/>
          <w:bCs w:val="0"/>
          <w:i w:val="0"/>
          <w:iCs w:val="0"/>
          <w:caps w:val="0"/>
          <w:smallCaps w:val="0"/>
          <w:noProof w:val="0"/>
          <w:color w:val="0A0A0A"/>
          <w:sz w:val="24"/>
          <w:szCs w:val="24"/>
          <w:lang w:val="en-US"/>
        </w:rPr>
        <w:t xml:space="preserve">LLMs are naturally "stateless"—they forget everything once a request is finished. Memory allows them to "remember" past interactions. </w:t>
      </w:r>
    </w:p>
    <w:p w:rsidR="16726CC2" w:rsidP="3BED81E6" w:rsidRDefault="16726CC2" w14:paraId="379A2C54" w14:textId="18555794">
      <w:pPr>
        <w:pStyle w:val="ListParagraph"/>
        <w:numPr>
          <w:ilvl w:val="0"/>
          <w:numId w:val="4"/>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ConversationBuffer</w:t>
      </w:r>
      <w:r w:rsidRPr="3BED81E6" w:rsidR="16726CC2">
        <w:rPr>
          <w:rFonts w:ascii="Arial" w:hAnsi="Arial" w:eastAsia="Arial" w:cs="Arial"/>
          <w:b w:val="0"/>
          <w:bCs w:val="0"/>
          <w:i w:val="0"/>
          <w:iCs w:val="0"/>
          <w:caps w:val="0"/>
          <w:smallCaps w:val="0"/>
          <w:noProof w:val="0"/>
          <w:color w:val="0A0A0A"/>
          <w:sz w:val="24"/>
          <w:szCs w:val="24"/>
          <w:lang w:val="en-US"/>
        </w:rPr>
        <w:t xml:space="preserve">: Stores the </w:t>
      </w:r>
      <w:r w:rsidRPr="3BED81E6" w:rsidR="16726CC2">
        <w:rPr>
          <w:rFonts w:ascii="Arial" w:hAnsi="Arial" w:eastAsia="Arial" w:cs="Arial"/>
          <w:b w:val="1"/>
          <w:bCs w:val="1"/>
          <w:i w:val="0"/>
          <w:iCs w:val="0"/>
          <w:caps w:val="0"/>
          <w:smallCaps w:val="0"/>
          <w:noProof w:val="0"/>
          <w:color w:val="0A0A0A"/>
          <w:sz w:val="24"/>
          <w:szCs w:val="24"/>
          <w:lang w:val="en-US"/>
        </w:rPr>
        <w:t>entire raw history</w:t>
      </w:r>
      <w:r w:rsidRPr="3BED81E6" w:rsidR="16726CC2">
        <w:rPr>
          <w:rFonts w:ascii="Arial" w:hAnsi="Arial" w:eastAsia="Arial" w:cs="Arial"/>
          <w:b w:val="0"/>
          <w:bCs w:val="0"/>
          <w:i w:val="0"/>
          <w:iCs w:val="0"/>
          <w:caps w:val="0"/>
          <w:smallCaps w:val="0"/>
          <w:noProof w:val="0"/>
          <w:color w:val="0A0A0A"/>
          <w:sz w:val="24"/>
          <w:szCs w:val="24"/>
          <w:lang w:val="en-US"/>
        </w:rPr>
        <w:t xml:space="preserve"> of the chat. It is simple but can become expensive and hit token limits as the conversation gets longer.</w:t>
      </w:r>
    </w:p>
    <w:p w:rsidR="16726CC2" w:rsidP="3BED81E6" w:rsidRDefault="16726CC2" w14:paraId="4B92282E" w14:textId="02D04D8C">
      <w:pPr>
        <w:pStyle w:val="ListParagraph"/>
        <w:numPr>
          <w:ilvl w:val="0"/>
          <w:numId w:val="4"/>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EntityMemory</w:t>
      </w:r>
      <w:r w:rsidRPr="3BED81E6" w:rsidR="16726CC2">
        <w:rPr>
          <w:rFonts w:ascii="Arial" w:hAnsi="Arial" w:eastAsia="Arial" w:cs="Arial"/>
          <w:b w:val="0"/>
          <w:bCs w:val="0"/>
          <w:i w:val="0"/>
          <w:iCs w:val="0"/>
          <w:caps w:val="0"/>
          <w:smallCaps w:val="0"/>
          <w:noProof w:val="0"/>
          <w:color w:val="0A0A0A"/>
          <w:sz w:val="24"/>
          <w:szCs w:val="24"/>
          <w:lang w:val="en-US"/>
        </w:rPr>
        <w:t xml:space="preserve">: A more advanced type that extracts and stores </w:t>
      </w:r>
      <w:r w:rsidRPr="3BED81E6" w:rsidR="16726CC2">
        <w:rPr>
          <w:rFonts w:ascii="Arial" w:hAnsi="Arial" w:eastAsia="Arial" w:cs="Arial"/>
          <w:b w:val="1"/>
          <w:bCs w:val="1"/>
          <w:i w:val="0"/>
          <w:iCs w:val="0"/>
          <w:caps w:val="0"/>
          <w:smallCaps w:val="0"/>
          <w:noProof w:val="0"/>
          <w:color w:val="0A0A0A"/>
          <w:sz w:val="24"/>
          <w:szCs w:val="24"/>
          <w:lang w:val="en-US"/>
        </w:rPr>
        <w:t>specific facts</w:t>
      </w:r>
      <w:r w:rsidRPr="3BED81E6" w:rsidR="16726CC2">
        <w:rPr>
          <w:rFonts w:ascii="Arial" w:hAnsi="Arial" w:eastAsia="Arial" w:cs="Arial"/>
          <w:b w:val="0"/>
          <w:bCs w:val="0"/>
          <w:i w:val="0"/>
          <w:iCs w:val="0"/>
          <w:caps w:val="0"/>
          <w:smallCaps w:val="0"/>
          <w:noProof w:val="0"/>
          <w:color w:val="0A0A0A"/>
          <w:sz w:val="24"/>
          <w:szCs w:val="24"/>
          <w:lang w:val="en-US"/>
        </w:rPr>
        <w:t xml:space="preserve"> about people, places, or objects mentioned (e.g., "The user lives in New York"). This allows the AI to recall specific details without needing the full transcript. </w:t>
      </w:r>
    </w:p>
    <w:p w:rsidR="16726CC2" w:rsidP="3BED81E6" w:rsidRDefault="16726CC2" w14:paraId="16ED0418" w14:textId="67E74D54">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5. Custom Tools</w:t>
      </w:r>
    </w:p>
    <w:p w:rsidR="16726CC2" w:rsidP="3BED81E6" w:rsidRDefault="16726CC2" w14:paraId="35CA7181" w14:textId="0EF8C4CE">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0"/>
          <w:bCs w:val="0"/>
          <w:i w:val="0"/>
          <w:iCs w:val="0"/>
          <w:caps w:val="0"/>
          <w:smallCaps w:val="0"/>
          <w:noProof w:val="0"/>
          <w:color w:val="0A0A0A"/>
          <w:sz w:val="24"/>
          <w:szCs w:val="24"/>
          <w:lang w:val="en-US"/>
        </w:rPr>
        <w:t xml:space="preserve">Custom tools allow you to connect an AI to your own proprietary logic or APIs. </w:t>
      </w:r>
    </w:p>
    <w:p w:rsidR="16726CC2" w:rsidP="3BED81E6" w:rsidRDefault="16726CC2" w14:paraId="5AC9F2F6" w14:textId="21667828">
      <w:pPr>
        <w:pStyle w:val="ListParagraph"/>
        <w:numPr>
          <w:ilvl w:val="0"/>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Definition</w:t>
      </w:r>
      <w:r w:rsidRPr="3BED81E6" w:rsidR="16726CC2">
        <w:rPr>
          <w:rFonts w:ascii="Arial" w:hAnsi="Arial" w:eastAsia="Arial" w:cs="Arial"/>
          <w:b w:val="0"/>
          <w:bCs w:val="0"/>
          <w:i w:val="0"/>
          <w:iCs w:val="0"/>
          <w:caps w:val="0"/>
          <w:smallCaps w:val="0"/>
          <w:noProof w:val="0"/>
          <w:color w:val="0A0A0A"/>
          <w:sz w:val="24"/>
          <w:szCs w:val="24"/>
          <w:lang w:val="en-US"/>
        </w:rPr>
        <w:t xml:space="preserve">: You can wrap any Python function (like a specific business calculation or </w:t>
      </w:r>
      <w:r w:rsidRPr="3BED81E6" w:rsidR="16726CC2">
        <w:rPr>
          <w:rFonts w:ascii="Arial" w:hAnsi="Arial" w:eastAsia="Arial" w:cs="Arial"/>
          <w:b w:val="0"/>
          <w:bCs w:val="0"/>
          <w:i w:val="0"/>
          <w:iCs w:val="0"/>
          <w:caps w:val="0"/>
          <w:smallCaps w:val="0"/>
          <w:noProof w:val="0"/>
          <w:color w:val="0A0A0A"/>
          <w:sz w:val="24"/>
          <w:szCs w:val="24"/>
          <w:lang w:val="en-US"/>
        </w:rPr>
        <w:t>a</w:t>
      </w:r>
      <w:r w:rsidRPr="3BED81E6" w:rsidR="16726CC2">
        <w:rPr>
          <w:rFonts w:ascii="Arial" w:hAnsi="Arial" w:eastAsia="Arial" w:cs="Arial"/>
          <w:b w:val="0"/>
          <w:bCs w:val="0"/>
          <w:i w:val="0"/>
          <w:iCs w:val="0"/>
          <w:caps w:val="0"/>
          <w:smallCaps w:val="0"/>
          <w:noProof w:val="0"/>
          <w:color w:val="0A0A0A"/>
          <w:sz w:val="24"/>
          <w:szCs w:val="24"/>
          <w:lang w:val="en-US"/>
        </w:rPr>
        <w:t xml:space="preserve"> internal database lookup) as a Tool</w:t>
      </w:r>
      <w:r w:rsidRPr="3BED81E6" w:rsidR="725547E6">
        <w:rPr>
          <w:rFonts w:ascii="Arial" w:hAnsi="Arial" w:eastAsia="Arial" w:cs="Arial"/>
          <w:b w:val="0"/>
          <w:bCs w:val="0"/>
          <w:i w:val="0"/>
          <w:iCs w:val="0"/>
          <w:caps w:val="0"/>
          <w:smallCaps w:val="0"/>
          <w:noProof w:val="0"/>
          <w:color w:val="0A0A0A"/>
          <w:sz w:val="24"/>
          <w:szCs w:val="24"/>
          <w:lang w:val="en-US"/>
        </w:rPr>
        <w:t>.</w:t>
      </w:r>
    </w:p>
    <w:p w:rsidR="16726CC2" w:rsidP="3BED81E6" w:rsidRDefault="16726CC2" w14:paraId="7783537E" w14:textId="6E0DC307">
      <w:pPr>
        <w:pStyle w:val="ListParagraph"/>
        <w:numPr>
          <w:ilvl w:val="0"/>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6726CC2">
        <w:rPr>
          <w:rFonts w:ascii="Arial" w:hAnsi="Arial" w:eastAsia="Arial" w:cs="Arial"/>
          <w:b w:val="1"/>
          <w:bCs w:val="1"/>
          <w:i w:val="0"/>
          <w:iCs w:val="0"/>
          <w:caps w:val="0"/>
          <w:smallCaps w:val="0"/>
          <w:noProof w:val="0"/>
          <w:color w:val="0A0A0A"/>
          <w:sz w:val="24"/>
          <w:szCs w:val="24"/>
          <w:lang w:val="en-US"/>
        </w:rPr>
        <w:t>Usage</w:t>
      </w:r>
      <w:r w:rsidRPr="3BED81E6" w:rsidR="16726CC2">
        <w:rPr>
          <w:rFonts w:ascii="Arial" w:hAnsi="Arial" w:eastAsia="Arial" w:cs="Arial"/>
          <w:b w:val="0"/>
          <w:bCs w:val="0"/>
          <w:i w:val="0"/>
          <w:iCs w:val="0"/>
          <w:caps w:val="0"/>
          <w:smallCaps w:val="0"/>
          <w:noProof w:val="0"/>
          <w:color w:val="0A0A0A"/>
          <w:sz w:val="24"/>
          <w:szCs w:val="24"/>
          <w:lang w:val="en-US"/>
        </w:rPr>
        <w:t xml:space="preserve">: Once defined, you give this tool to an Agent. The Agent can then "see" it and decide to use it whenever a user's question requires that specific capability. </w:t>
      </w:r>
    </w:p>
    <w:p w:rsidR="6CC70B08" w:rsidP="3BED81E6" w:rsidRDefault="6CC70B08" w14:paraId="6D1B9C6D" w14:textId="5AD1AF18">
      <w:pPr>
        <w:pStyle w:val="Normal"/>
        <w:shd w:val="clear" w:color="auto" w:fill="FFFFFF" w:themeFill="background1"/>
        <w:spacing w:before="0" w:beforeAutospacing="off" w:after="0" w:afterAutospacing="off" w:line="360" w:lineRule="auto"/>
        <w:ind w:left="0"/>
        <w:rPr>
          <w:rFonts w:ascii="Arial" w:hAnsi="Arial" w:eastAsia="Arial" w:cs="Arial"/>
          <w:b w:val="0"/>
          <w:bCs w:val="0"/>
          <w:i w:val="0"/>
          <w:iCs w:val="0"/>
          <w:caps w:val="0"/>
          <w:smallCaps w:val="0"/>
          <w:noProof w:val="0"/>
          <w:color w:val="0A0A0A"/>
          <w:sz w:val="24"/>
          <w:szCs w:val="24"/>
          <w:lang w:val="en-US"/>
        </w:rPr>
      </w:pPr>
    </w:p>
    <w:p w:rsidR="24123C73" w:rsidP="3BED81E6" w:rsidRDefault="24123C73" w14:paraId="2CD38BE9" w14:textId="5A024669">
      <w:pPr>
        <w:pStyle w:val="Normal"/>
        <w:shd w:val="clear" w:color="auto" w:fill="FFFFFF" w:themeFill="background1"/>
        <w:spacing w:before="0" w:beforeAutospacing="off" w:after="0" w:afterAutospacing="off" w:line="360" w:lineRule="auto"/>
        <w:ind w:left="0"/>
        <w:rPr>
          <w:rFonts w:ascii="Arial" w:hAnsi="Arial" w:eastAsia="Arial" w:cs="Arial"/>
          <w:b w:val="1"/>
          <w:bCs w:val="1"/>
          <w:i w:val="0"/>
          <w:iCs w:val="0"/>
          <w:caps w:val="0"/>
          <w:smallCaps w:val="0"/>
          <w:noProof w:val="0"/>
          <w:color w:val="0A0A0A"/>
          <w:sz w:val="24"/>
          <w:szCs w:val="24"/>
          <w:lang w:val="en-US"/>
        </w:rPr>
      </w:pPr>
      <w:r w:rsidRPr="3BED81E6" w:rsidR="24123C73">
        <w:rPr>
          <w:rFonts w:ascii="Arial" w:hAnsi="Arial" w:eastAsia="Arial" w:cs="Arial"/>
          <w:b w:val="1"/>
          <w:bCs w:val="1"/>
          <w:i w:val="0"/>
          <w:iCs w:val="0"/>
          <w:caps w:val="0"/>
          <w:smallCaps w:val="0"/>
          <w:noProof w:val="0"/>
          <w:color w:val="0A0A0A"/>
          <w:sz w:val="24"/>
          <w:szCs w:val="24"/>
          <w:lang w:val="en-US"/>
        </w:rPr>
        <w:t xml:space="preserve">Sub- Categories in Memory </w:t>
      </w:r>
      <w:r w:rsidRPr="3BED81E6" w:rsidR="24123C73">
        <w:rPr>
          <w:rFonts w:ascii="Arial" w:hAnsi="Arial" w:eastAsia="Arial" w:cs="Arial"/>
          <w:b w:val="1"/>
          <w:bCs w:val="1"/>
          <w:i w:val="0"/>
          <w:iCs w:val="0"/>
          <w:caps w:val="0"/>
          <w:smallCaps w:val="0"/>
          <w:noProof w:val="0"/>
          <w:color w:val="0A0A0A"/>
          <w:sz w:val="24"/>
          <w:szCs w:val="24"/>
          <w:lang w:val="en-US"/>
        </w:rPr>
        <w:t>Management:</w:t>
      </w:r>
    </w:p>
    <w:p w:rsidR="343A0495" w:rsidP="3BED81E6" w:rsidRDefault="343A0495" w14:paraId="29DCC49C" w14:textId="29CB6869">
      <w:pPr>
        <w:pStyle w:val="Normal"/>
        <w:shd w:val="clear" w:color="auto" w:fill="FFFFFF" w:themeFill="background1"/>
        <w:spacing w:before="0" w:beforeAutospacing="off" w:after="0" w:afterAutospacing="off" w:line="360" w:lineRule="auto"/>
        <w:ind w:left="720"/>
      </w:pPr>
      <w:r w:rsidRPr="3BED81E6" w:rsidR="343A0495">
        <w:rPr>
          <w:rFonts w:ascii="Arial" w:hAnsi="Arial" w:eastAsia="Arial" w:cs="Arial"/>
          <w:b w:val="0"/>
          <w:bCs w:val="0"/>
          <w:i w:val="0"/>
          <w:iCs w:val="0"/>
          <w:caps w:val="0"/>
          <w:smallCaps w:val="0"/>
          <w:noProof w:val="0"/>
          <w:color w:val="0A0A0A"/>
          <w:sz w:val="24"/>
          <w:szCs w:val="24"/>
          <w:lang w:val="en-US"/>
        </w:rPr>
        <w:t xml:space="preserve">In </w:t>
      </w:r>
      <w:r w:rsidRPr="3BED81E6" w:rsidR="343A0495">
        <w:rPr>
          <w:rFonts w:ascii="Arial" w:hAnsi="Arial" w:eastAsia="Arial" w:cs="Arial"/>
          <w:b w:val="0"/>
          <w:bCs w:val="0"/>
          <w:i w:val="0"/>
          <w:iCs w:val="0"/>
          <w:caps w:val="0"/>
          <w:smallCaps w:val="0"/>
          <w:noProof w:val="0"/>
          <w:color w:val="0A0A0A"/>
          <w:sz w:val="24"/>
          <w:szCs w:val="24"/>
          <w:lang w:val="en-US"/>
        </w:rPr>
        <w:t>LangChain</w:t>
      </w:r>
      <w:r w:rsidRPr="3BED81E6" w:rsidR="343A0495">
        <w:rPr>
          <w:rFonts w:ascii="Arial" w:hAnsi="Arial" w:eastAsia="Arial" w:cs="Arial"/>
          <w:b w:val="0"/>
          <w:bCs w:val="0"/>
          <w:i w:val="0"/>
          <w:iCs w:val="0"/>
          <w:caps w:val="0"/>
          <w:smallCaps w:val="0"/>
          <w:noProof w:val="0"/>
          <w:color w:val="0A0A0A"/>
          <w:sz w:val="24"/>
          <w:szCs w:val="24"/>
          <w:lang w:val="en-US"/>
        </w:rPr>
        <w:t xml:space="preserve">, </w:t>
      </w:r>
      <w:r w:rsidRPr="3BED81E6" w:rsidR="343A0495">
        <w:rPr>
          <w:rFonts w:ascii="Arial" w:hAnsi="Arial" w:eastAsia="Arial" w:cs="Arial"/>
          <w:b w:val="1"/>
          <w:bCs w:val="1"/>
          <w:i w:val="0"/>
          <w:iCs w:val="0"/>
          <w:caps w:val="0"/>
          <w:smallCaps w:val="0"/>
          <w:noProof w:val="0"/>
          <w:color w:val="0A0A0A"/>
          <w:sz w:val="24"/>
          <w:szCs w:val="24"/>
          <w:lang w:val="en-US"/>
        </w:rPr>
        <w:t>Memory Management</w:t>
      </w:r>
      <w:r w:rsidRPr="3BED81E6" w:rsidR="343A0495">
        <w:rPr>
          <w:rFonts w:ascii="Arial" w:hAnsi="Arial" w:eastAsia="Arial" w:cs="Arial"/>
          <w:b w:val="0"/>
          <w:bCs w:val="0"/>
          <w:i w:val="0"/>
          <w:iCs w:val="0"/>
          <w:caps w:val="0"/>
          <w:smallCaps w:val="0"/>
          <w:noProof w:val="0"/>
          <w:color w:val="0A0A0A"/>
          <w:sz w:val="24"/>
          <w:szCs w:val="24"/>
          <w:lang w:val="en-US"/>
        </w:rPr>
        <w:t xml:space="preserve"> is the system that allows naturally "stateless" Large Language Models (LLMs) to remember context from </w:t>
      </w:r>
      <w:r w:rsidRPr="3BED81E6" w:rsidR="343A0495">
        <w:rPr>
          <w:rFonts w:ascii="Arial" w:hAnsi="Arial" w:eastAsia="Arial" w:cs="Arial"/>
          <w:b w:val="0"/>
          <w:bCs w:val="0"/>
          <w:i w:val="0"/>
          <w:iCs w:val="0"/>
          <w:caps w:val="0"/>
          <w:smallCaps w:val="0"/>
          <w:noProof w:val="0"/>
          <w:color w:val="0A0A0A"/>
          <w:sz w:val="24"/>
          <w:szCs w:val="24"/>
          <w:lang w:val="en-US"/>
        </w:rPr>
        <w:t>previous</w:t>
      </w:r>
      <w:r w:rsidRPr="3BED81E6" w:rsidR="343A0495">
        <w:rPr>
          <w:rFonts w:ascii="Arial" w:hAnsi="Arial" w:eastAsia="Arial" w:cs="Arial"/>
          <w:b w:val="0"/>
          <w:bCs w:val="0"/>
          <w:i w:val="0"/>
          <w:iCs w:val="0"/>
          <w:caps w:val="0"/>
          <w:smallCaps w:val="0"/>
          <w:noProof w:val="0"/>
          <w:color w:val="0A0A0A"/>
          <w:sz w:val="24"/>
          <w:szCs w:val="24"/>
          <w:lang w:val="en-US"/>
        </w:rPr>
        <w:t xml:space="preserve"> interactions. This section is split into two primary approaches: </w:t>
      </w:r>
      <w:r w:rsidRPr="3BED81E6" w:rsidR="343A0495">
        <w:rPr>
          <w:rFonts w:ascii="Arial" w:hAnsi="Arial" w:eastAsia="Arial" w:cs="Arial"/>
          <w:b w:val="1"/>
          <w:bCs w:val="1"/>
          <w:i w:val="0"/>
          <w:iCs w:val="0"/>
          <w:caps w:val="0"/>
          <w:smallCaps w:val="0"/>
          <w:noProof w:val="0"/>
          <w:color w:val="0A0A0A"/>
          <w:sz w:val="24"/>
          <w:szCs w:val="24"/>
          <w:lang w:val="en-US"/>
        </w:rPr>
        <w:t>Buffer-based memory</w:t>
      </w:r>
      <w:r w:rsidRPr="3BED81E6" w:rsidR="343A0495">
        <w:rPr>
          <w:rFonts w:ascii="Arial" w:hAnsi="Arial" w:eastAsia="Arial" w:cs="Arial"/>
          <w:b w:val="0"/>
          <w:bCs w:val="0"/>
          <w:i w:val="0"/>
          <w:iCs w:val="0"/>
          <w:caps w:val="0"/>
          <w:smallCaps w:val="0"/>
          <w:noProof w:val="0"/>
          <w:color w:val="0A0A0A"/>
          <w:sz w:val="24"/>
          <w:szCs w:val="24"/>
          <w:lang w:val="en-US"/>
        </w:rPr>
        <w:t xml:space="preserve"> (storing raw history) and </w:t>
      </w:r>
      <w:r w:rsidRPr="3BED81E6" w:rsidR="343A0495">
        <w:rPr>
          <w:rFonts w:ascii="Arial" w:hAnsi="Arial" w:eastAsia="Arial" w:cs="Arial"/>
          <w:b w:val="1"/>
          <w:bCs w:val="1"/>
          <w:i w:val="0"/>
          <w:iCs w:val="0"/>
          <w:caps w:val="0"/>
          <w:smallCaps w:val="0"/>
          <w:noProof w:val="0"/>
          <w:color w:val="0A0A0A"/>
          <w:sz w:val="24"/>
          <w:szCs w:val="24"/>
          <w:lang w:val="en-US"/>
        </w:rPr>
        <w:t>Fact-based memory</w:t>
      </w:r>
      <w:r w:rsidRPr="3BED81E6" w:rsidR="343A0495">
        <w:rPr>
          <w:rFonts w:ascii="Arial" w:hAnsi="Arial" w:eastAsia="Arial" w:cs="Arial"/>
          <w:b w:val="0"/>
          <w:bCs w:val="0"/>
          <w:i w:val="0"/>
          <w:iCs w:val="0"/>
          <w:caps w:val="0"/>
          <w:smallCaps w:val="0"/>
          <w:noProof w:val="0"/>
          <w:color w:val="0A0A0A"/>
          <w:sz w:val="24"/>
          <w:szCs w:val="24"/>
          <w:lang w:val="en-US"/>
        </w:rPr>
        <w:t xml:space="preserve"> (storing structured knowledge). </w:t>
      </w:r>
    </w:p>
    <w:p w:rsidR="343A0495" w:rsidP="3BED81E6" w:rsidRDefault="343A0495" w14:paraId="2C651F53" w14:textId="3C92C3EE">
      <w:pPr>
        <w:pStyle w:val="Normal"/>
        <w:shd w:val="clear" w:color="auto" w:fill="FFFFFF" w:themeFill="background1"/>
        <w:spacing w:before="0" w:beforeAutospacing="off" w:after="0" w:afterAutospacing="off" w:line="360" w:lineRule="auto"/>
        <w:ind w:left="0"/>
        <w:rPr>
          <w:rFonts w:ascii="Arial" w:hAnsi="Arial" w:eastAsia="Arial" w:cs="Arial"/>
          <w:b w:val="1"/>
          <w:bCs w:val="1"/>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 xml:space="preserve">1. Conversation Buffer Memory (Raw History) </w:t>
      </w:r>
    </w:p>
    <w:p w:rsidR="343A0495" w:rsidP="3BED81E6" w:rsidRDefault="343A0495" w14:paraId="0474C57B" w14:textId="7636CF70">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343A0495">
        <w:rPr>
          <w:rFonts w:ascii="Arial" w:hAnsi="Arial" w:eastAsia="Arial" w:cs="Arial"/>
          <w:b w:val="0"/>
          <w:bCs w:val="0"/>
          <w:i w:val="0"/>
          <w:iCs w:val="0"/>
          <w:caps w:val="0"/>
          <w:smallCaps w:val="0"/>
          <w:noProof w:val="0"/>
          <w:color w:val="0A0A0A"/>
          <w:sz w:val="24"/>
          <w:szCs w:val="24"/>
          <w:lang w:val="en-US"/>
        </w:rPr>
        <w:t xml:space="preserve">This type of memory keeps a literal log of every message exchanged. It is best for short, high-precision conversations where the exact wording of </w:t>
      </w:r>
      <w:r w:rsidRPr="3BED81E6" w:rsidR="343A0495">
        <w:rPr>
          <w:rFonts w:ascii="Arial" w:hAnsi="Arial" w:eastAsia="Arial" w:cs="Arial"/>
          <w:b w:val="0"/>
          <w:bCs w:val="0"/>
          <w:i w:val="0"/>
          <w:iCs w:val="0"/>
          <w:caps w:val="0"/>
          <w:smallCaps w:val="0"/>
          <w:noProof w:val="0"/>
          <w:color w:val="0A0A0A"/>
          <w:sz w:val="24"/>
          <w:szCs w:val="24"/>
          <w:lang w:val="en-US"/>
        </w:rPr>
        <w:t>past turns</w:t>
      </w:r>
      <w:r w:rsidRPr="3BED81E6" w:rsidR="343A0495">
        <w:rPr>
          <w:rFonts w:ascii="Arial" w:hAnsi="Arial" w:eastAsia="Arial" w:cs="Arial"/>
          <w:b w:val="0"/>
          <w:bCs w:val="0"/>
          <w:i w:val="0"/>
          <w:iCs w:val="0"/>
          <w:caps w:val="0"/>
          <w:smallCaps w:val="0"/>
          <w:noProof w:val="0"/>
          <w:color w:val="0A0A0A"/>
          <w:sz w:val="24"/>
          <w:szCs w:val="24"/>
          <w:lang w:val="en-US"/>
        </w:rPr>
        <w:t xml:space="preserve"> matters. </w:t>
      </w:r>
    </w:p>
    <w:p w:rsidR="343A0495" w:rsidP="3BED81E6" w:rsidRDefault="343A0495" w14:paraId="6994B1A7" w14:textId="712035E0">
      <w:pPr>
        <w:shd w:val="clear" w:color="auto" w:fill="FFFFFF" w:themeFill="background1"/>
        <w:spacing w:before="180" w:beforeAutospacing="off" w:after="240" w:afterAutospacing="off" w:line="360" w:lineRule="auto"/>
        <w:rPr>
          <w:rFonts w:ascii="Arial" w:hAnsi="Arial" w:eastAsia="Arial" w:cs="Arial"/>
          <w:b w:val="1"/>
          <w:bCs w:val="1"/>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Sub-categories &amp; Variants:</w:t>
      </w:r>
    </w:p>
    <w:p w:rsidR="343A0495" w:rsidP="3BED81E6" w:rsidRDefault="343A0495" w14:paraId="31FDA90C" w14:textId="773AE7A4">
      <w:pPr>
        <w:pStyle w:val="ListParagraph"/>
        <w:numPr>
          <w:ilvl w:val="0"/>
          <w:numId w:val="6"/>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Conversation Buffer Memory</w:t>
      </w:r>
      <w:r w:rsidRPr="3BED81E6" w:rsidR="343A0495">
        <w:rPr>
          <w:rFonts w:ascii="Arial" w:hAnsi="Arial" w:eastAsia="Arial" w:cs="Arial"/>
          <w:b w:val="0"/>
          <w:bCs w:val="0"/>
          <w:i w:val="0"/>
          <w:iCs w:val="0"/>
          <w:caps w:val="0"/>
          <w:smallCaps w:val="0"/>
          <w:noProof w:val="0"/>
          <w:color w:val="0A0A0A"/>
          <w:sz w:val="24"/>
          <w:szCs w:val="24"/>
          <w:lang w:val="en-US"/>
        </w:rPr>
        <w:t xml:space="preserve">: Stores the </w:t>
      </w:r>
      <w:r w:rsidRPr="3BED81E6" w:rsidR="343A0495">
        <w:rPr>
          <w:rFonts w:ascii="Arial" w:hAnsi="Arial" w:eastAsia="Arial" w:cs="Arial"/>
          <w:b w:val="1"/>
          <w:bCs w:val="1"/>
          <w:i w:val="0"/>
          <w:iCs w:val="0"/>
          <w:caps w:val="0"/>
          <w:smallCaps w:val="0"/>
          <w:noProof w:val="0"/>
          <w:color w:val="0A0A0A"/>
          <w:sz w:val="24"/>
          <w:szCs w:val="24"/>
          <w:lang w:val="en-US"/>
        </w:rPr>
        <w:t>entire history</w:t>
      </w:r>
      <w:r w:rsidRPr="3BED81E6" w:rsidR="343A0495">
        <w:rPr>
          <w:rFonts w:ascii="Arial" w:hAnsi="Arial" w:eastAsia="Arial" w:cs="Arial"/>
          <w:b w:val="0"/>
          <w:bCs w:val="0"/>
          <w:i w:val="0"/>
          <w:iCs w:val="0"/>
          <w:caps w:val="0"/>
          <w:smallCaps w:val="0"/>
          <w:noProof w:val="0"/>
          <w:color w:val="0A0A0A"/>
          <w:sz w:val="24"/>
          <w:szCs w:val="24"/>
          <w:lang w:val="en-US"/>
        </w:rPr>
        <w:t>. It provides the most context but can quickly exceed the LLM's token limit and become expensive in long sessions.</w:t>
      </w:r>
    </w:p>
    <w:p w:rsidR="343A0495" w:rsidP="3BED81E6" w:rsidRDefault="343A0495" w14:paraId="412FCF7D" w14:textId="4693FF03">
      <w:pPr>
        <w:pStyle w:val="ListParagraph"/>
        <w:numPr>
          <w:ilvl w:val="0"/>
          <w:numId w:val="6"/>
        </w:numPr>
        <w:shd w:val="clear" w:color="auto" w:fill="FFFFFF" w:themeFill="background1"/>
        <w:spacing w:before="0" w:beforeAutospacing="off" w:after="0" w:afterAutospacing="off" w:line="360" w:lineRule="auto"/>
        <w:rPr>
          <w:rFonts w:ascii="Arial" w:hAnsi="Arial" w:eastAsia="Arial" w:cs="Arial"/>
          <w:b w:val="1"/>
          <w:bCs w:val="1"/>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Conversation Buffer Window Memory</w:t>
      </w:r>
      <w:r w:rsidRPr="3BED81E6" w:rsidR="343A0495">
        <w:rPr>
          <w:rFonts w:ascii="Arial" w:hAnsi="Arial" w:eastAsia="Arial" w:cs="Arial"/>
          <w:b w:val="0"/>
          <w:bCs w:val="0"/>
          <w:i w:val="0"/>
          <w:iCs w:val="0"/>
          <w:caps w:val="0"/>
          <w:smallCaps w:val="0"/>
          <w:noProof w:val="0"/>
          <w:color w:val="0A0A0A"/>
          <w:sz w:val="24"/>
          <w:szCs w:val="24"/>
          <w:lang w:val="en-US"/>
        </w:rPr>
        <w:t xml:space="preserve">: Uses a "sliding window" to keep only the </w:t>
      </w:r>
      <w:r w:rsidRPr="3BED81E6" w:rsidR="343A0495">
        <w:rPr>
          <w:rFonts w:ascii="Arial" w:hAnsi="Arial" w:eastAsia="Arial" w:cs="Arial"/>
          <w:b w:val="1"/>
          <w:bCs w:val="1"/>
          <w:i w:val="0"/>
          <w:iCs w:val="0"/>
          <w:caps w:val="0"/>
          <w:smallCaps w:val="0"/>
          <w:noProof w:val="0"/>
          <w:color w:val="0A0A0A"/>
          <w:sz w:val="24"/>
          <w:szCs w:val="24"/>
          <w:lang w:val="en-US"/>
        </w:rPr>
        <w:t xml:space="preserve">last </w:t>
      </w:r>
    </w:p>
    <w:p w:rsidR="6CC70B08" w:rsidP="3BED81E6" w:rsidRDefault="6CC70B08" w14:paraId="0E75EB1E" w14:textId="511CE14F">
      <w:pPr>
        <w:shd w:val="clear" w:color="auto" w:fill="FFFFFF" w:themeFill="background1"/>
        <w:spacing w:before="0" w:beforeAutospacing="off" w:after="0" w:afterAutospacing="off" w:line="360" w:lineRule="auto"/>
        <w:rPr>
          <w:sz w:val="24"/>
          <w:szCs w:val="24"/>
        </w:rPr>
      </w:pPr>
      <w:r w:rsidR="343A0495">
        <w:drawing>
          <wp:inline wp14:editId="4FE909B5" wp14:anchorId="0DB17B4A">
            <wp:extent cx="95250" cy="228600"/>
            <wp:effectExtent l="0" t="0" r="0" b="0"/>
            <wp:docPr id="1686931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931753" name="Picture 1686931753"/>
                    <pic:cNvPicPr/>
                  </pic:nvPicPr>
                  <pic:blipFill>
                    <a:blip xmlns:r="http://schemas.openxmlformats.org/officeDocument/2006/relationships" r:embed="rId1506690207">
                      <a:extLst>
                        <a:ext uri="{28A0092B-C50C-407E-A947-70E740481C1C}">
                          <a14:useLocalDpi xmlns:a14="http://schemas.microsoft.com/office/drawing/2010/main"/>
                        </a:ext>
                      </a:extLst>
                    </a:blip>
                    <a:stretch>
                      <a:fillRect/>
                    </a:stretch>
                  </pic:blipFill>
                  <pic:spPr>
                    <a:xfrm>
                      <a:off x="0" y="0"/>
                      <a:ext cx="95250" cy="228600"/>
                    </a:xfrm>
                    <a:prstGeom prst="rect">
                      <a:avLst/>
                    </a:prstGeom>
                  </pic:spPr>
                </pic:pic>
              </a:graphicData>
            </a:graphic>
          </wp:inline>
        </w:drawing>
      </w:r>
    </w:p>
    <w:p w:rsidR="343A0495" w:rsidP="3BED81E6" w:rsidRDefault="343A0495" w14:paraId="4602FB07" w14:textId="33B9CE25">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 xml:space="preserve"> interactions</w:t>
      </w:r>
      <w:r w:rsidRPr="3BED81E6" w:rsidR="343A0495">
        <w:rPr>
          <w:rFonts w:ascii="Arial" w:hAnsi="Arial" w:eastAsia="Arial" w:cs="Arial"/>
          <w:b w:val="0"/>
          <w:bCs w:val="0"/>
          <w:i w:val="0"/>
          <w:iCs w:val="0"/>
          <w:caps w:val="0"/>
          <w:smallCaps w:val="0"/>
          <w:noProof w:val="0"/>
          <w:color w:val="0A0A0A"/>
          <w:sz w:val="24"/>
          <w:szCs w:val="24"/>
          <w:lang w:val="en-US"/>
        </w:rPr>
        <w:t xml:space="preserve"> (e.g., the last 5 turns). Older messages are automatically discarded to keep the prompt size manageable.</w:t>
      </w:r>
    </w:p>
    <w:p w:rsidR="343A0495" w:rsidP="3BED81E6" w:rsidRDefault="343A0495" w14:paraId="1096AABD" w14:textId="7950B8FA">
      <w:pPr>
        <w:pStyle w:val="ListParagraph"/>
        <w:numPr>
          <w:ilvl w:val="0"/>
          <w:numId w:val="6"/>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Conversation Token Buffer Memory</w:t>
      </w:r>
      <w:r w:rsidRPr="3BED81E6" w:rsidR="343A0495">
        <w:rPr>
          <w:rFonts w:ascii="Arial" w:hAnsi="Arial" w:eastAsia="Arial" w:cs="Arial"/>
          <w:b w:val="0"/>
          <w:bCs w:val="0"/>
          <w:i w:val="0"/>
          <w:iCs w:val="0"/>
          <w:caps w:val="0"/>
          <w:smallCaps w:val="0"/>
          <w:noProof w:val="0"/>
          <w:color w:val="0A0A0A"/>
          <w:sz w:val="24"/>
          <w:szCs w:val="24"/>
          <w:lang w:val="en-US"/>
        </w:rPr>
        <w:t xml:space="preserve">: </w:t>
      </w:r>
      <w:r w:rsidRPr="3BED81E6" w:rsidR="343A0495">
        <w:rPr>
          <w:rFonts w:ascii="Arial" w:hAnsi="Arial" w:eastAsia="Arial" w:cs="Arial"/>
          <w:b w:val="0"/>
          <w:bCs w:val="0"/>
          <w:i w:val="0"/>
          <w:iCs w:val="0"/>
          <w:caps w:val="0"/>
          <w:smallCaps w:val="0"/>
          <w:noProof w:val="0"/>
          <w:color w:val="0A0A0A"/>
          <w:sz w:val="24"/>
          <w:szCs w:val="24"/>
          <w:lang w:val="en-US"/>
        </w:rPr>
        <w:t>Similar to</w:t>
      </w:r>
      <w:r w:rsidRPr="3BED81E6" w:rsidR="343A0495">
        <w:rPr>
          <w:rFonts w:ascii="Arial" w:hAnsi="Arial" w:eastAsia="Arial" w:cs="Arial"/>
          <w:b w:val="0"/>
          <w:bCs w:val="0"/>
          <w:i w:val="0"/>
          <w:iCs w:val="0"/>
          <w:caps w:val="0"/>
          <w:smallCaps w:val="0"/>
          <w:noProof w:val="0"/>
          <w:color w:val="0A0A0A"/>
          <w:sz w:val="24"/>
          <w:szCs w:val="24"/>
          <w:lang w:val="en-US"/>
        </w:rPr>
        <w:t xml:space="preserve"> the </w:t>
      </w:r>
      <w:r w:rsidRPr="3BED81E6" w:rsidR="343A0495">
        <w:rPr>
          <w:rFonts w:ascii="Arial" w:hAnsi="Arial" w:eastAsia="Arial" w:cs="Arial"/>
          <w:b w:val="0"/>
          <w:bCs w:val="0"/>
          <w:i w:val="0"/>
          <w:iCs w:val="0"/>
          <w:caps w:val="0"/>
          <w:smallCaps w:val="0"/>
          <w:noProof w:val="0"/>
          <w:color w:val="0A0A0A"/>
          <w:sz w:val="24"/>
          <w:szCs w:val="24"/>
          <w:lang w:val="en-US"/>
        </w:rPr>
        <w:t>window</w:t>
      </w:r>
      <w:r w:rsidRPr="3BED81E6" w:rsidR="343A0495">
        <w:rPr>
          <w:rFonts w:ascii="Arial" w:hAnsi="Arial" w:eastAsia="Arial" w:cs="Arial"/>
          <w:b w:val="0"/>
          <w:bCs w:val="0"/>
          <w:i w:val="0"/>
          <w:iCs w:val="0"/>
          <w:caps w:val="0"/>
          <w:smallCaps w:val="0"/>
          <w:noProof w:val="0"/>
          <w:color w:val="0A0A0A"/>
          <w:sz w:val="24"/>
          <w:szCs w:val="24"/>
          <w:lang w:val="en-US"/>
        </w:rPr>
        <w:t xml:space="preserve"> memory, but instead of counting "turns," it keeps history based on a strict </w:t>
      </w:r>
      <w:r w:rsidRPr="3BED81E6" w:rsidR="343A0495">
        <w:rPr>
          <w:rFonts w:ascii="Arial" w:hAnsi="Arial" w:eastAsia="Arial" w:cs="Arial"/>
          <w:b w:val="1"/>
          <w:bCs w:val="1"/>
          <w:i w:val="0"/>
          <w:iCs w:val="0"/>
          <w:caps w:val="0"/>
          <w:smallCaps w:val="0"/>
          <w:noProof w:val="0"/>
          <w:color w:val="0A0A0A"/>
          <w:sz w:val="24"/>
          <w:szCs w:val="24"/>
          <w:lang w:val="en-US"/>
        </w:rPr>
        <w:t>token limit</w:t>
      </w:r>
      <w:r w:rsidRPr="3BED81E6" w:rsidR="343A0495">
        <w:rPr>
          <w:rFonts w:ascii="Arial" w:hAnsi="Arial" w:eastAsia="Arial" w:cs="Arial"/>
          <w:b w:val="0"/>
          <w:bCs w:val="0"/>
          <w:i w:val="0"/>
          <w:iCs w:val="0"/>
          <w:caps w:val="0"/>
          <w:smallCaps w:val="0"/>
          <w:noProof w:val="0"/>
          <w:color w:val="0A0A0A"/>
          <w:sz w:val="24"/>
          <w:szCs w:val="24"/>
          <w:lang w:val="en-US"/>
        </w:rPr>
        <w:t xml:space="preserve">. It prunes the oldest </w:t>
      </w:r>
      <w:r w:rsidRPr="3BED81E6" w:rsidR="343A0495">
        <w:rPr>
          <w:rFonts w:ascii="Arial" w:hAnsi="Arial" w:eastAsia="Arial" w:cs="Arial"/>
          <w:b w:val="0"/>
          <w:bCs w:val="0"/>
          <w:i w:val="0"/>
          <w:iCs w:val="0"/>
          <w:caps w:val="0"/>
          <w:smallCaps w:val="0"/>
          <w:noProof w:val="0"/>
          <w:color w:val="0A0A0A"/>
          <w:sz w:val="24"/>
          <w:szCs w:val="24"/>
          <w:lang w:val="en-US"/>
        </w:rPr>
        <w:t>messages</w:t>
      </w:r>
      <w:r w:rsidRPr="3BED81E6" w:rsidR="343A0495">
        <w:rPr>
          <w:rFonts w:ascii="Arial" w:hAnsi="Arial" w:eastAsia="Arial" w:cs="Arial"/>
          <w:b w:val="0"/>
          <w:bCs w:val="0"/>
          <w:i w:val="0"/>
          <w:iCs w:val="0"/>
          <w:caps w:val="0"/>
          <w:smallCaps w:val="0"/>
          <w:noProof w:val="0"/>
          <w:color w:val="0A0A0A"/>
          <w:sz w:val="24"/>
          <w:szCs w:val="24"/>
          <w:lang w:val="en-US"/>
        </w:rPr>
        <w:t xml:space="preserve"> once a specific word/token count is hit.</w:t>
      </w:r>
    </w:p>
    <w:p w:rsidR="343A0495" w:rsidP="3BED81E6" w:rsidRDefault="343A0495" w14:paraId="0B567FC1" w14:textId="7F09BE78">
      <w:pPr>
        <w:pStyle w:val="ListParagraph"/>
        <w:numPr>
          <w:ilvl w:val="0"/>
          <w:numId w:val="6"/>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Conversation Summary Memory</w:t>
      </w:r>
      <w:r w:rsidRPr="3BED81E6" w:rsidR="343A0495">
        <w:rPr>
          <w:rFonts w:ascii="Arial" w:hAnsi="Arial" w:eastAsia="Arial" w:cs="Arial"/>
          <w:b w:val="0"/>
          <w:bCs w:val="0"/>
          <w:i w:val="0"/>
          <w:iCs w:val="0"/>
          <w:caps w:val="0"/>
          <w:smallCaps w:val="0"/>
          <w:noProof w:val="0"/>
          <w:color w:val="0A0A0A"/>
          <w:sz w:val="24"/>
          <w:szCs w:val="24"/>
          <w:lang w:val="en-US"/>
        </w:rPr>
        <w:t xml:space="preserve">: Instead of raw text, it uses an LLM to </w:t>
      </w:r>
      <w:r w:rsidRPr="3BED81E6" w:rsidR="343A0495">
        <w:rPr>
          <w:rFonts w:ascii="Arial" w:hAnsi="Arial" w:eastAsia="Arial" w:cs="Arial"/>
          <w:b w:val="0"/>
          <w:bCs w:val="0"/>
          <w:i w:val="0"/>
          <w:iCs w:val="0"/>
          <w:caps w:val="0"/>
          <w:smallCaps w:val="0"/>
          <w:noProof w:val="0"/>
          <w:color w:val="0A0A0A"/>
          <w:sz w:val="24"/>
          <w:szCs w:val="24"/>
          <w:lang w:val="en-US"/>
        </w:rPr>
        <w:t>maintain</w:t>
      </w:r>
      <w:r w:rsidRPr="3BED81E6" w:rsidR="343A0495">
        <w:rPr>
          <w:rFonts w:ascii="Arial" w:hAnsi="Arial" w:eastAsia="Arial" w:cs="Arial"/>
          <w:b w:val="0"/>
          <w:bCs w:val="0"/>
          <w:i w:val="0"/>
          <w:iCs w:val="0"/>
          <w:caps w:val="0"/>
          <w:smallCaps w:val="0"/>
          <w:noProof w:val="0"/>
          <w:color w:val="0A0A0A"/>
          <w:sz w:val="24"/>
          <w:szCs w:val="24"/>
          <w:lang w:val="en-US"/>
        </w:rPr>
        <w:t xml:space="preserve"> a </w:t>
      </w:r>
      <w:r w:rsidRPr="3BED81E6" w:rsidR="343A0495">
        <w:rPr>
          <w:rFonts w:ascii="Arial" w:hAnsi="Arial" w:eastAsia="Arial" w:cs="Arial"/>
          <w:b w:val="1"/>
          <w:bCs w:val="1"/>
          <w:i w:val="0"/>
          <w:iCs w:val="0"/>
          <w:caps w:val="0"/>
          <w:smallCaps w:val="0"/>
          <w:noProof w:val="0"/>
          <w:color w:val="0A0A0A"/>
          <w:sz w:val="24"/>
          <w:szCs w:val="24"/>
          <w:lang w:val="en-US"/>
        </w:rPr>
        <w:t>running summary</w:t>
      </w:r>
      <w:r w:rsidRPr="3BED81E6" w:rsidR="343A0495">
        <w:rPr>
          <w:rFonts w:ascii="Arial" w:hAnsi="Arial" w:eastAsia="Arial" w:cs="Arial"/>
          <w:b w:val="0"/>
          <w:bCs w:val="0"/>
          <w:i w:val="0"/>
          <w:iCs w:val="0"/>
          <w:caps w:val="0"/>
          <w:smallCaps w:val="0"/>
          <w:noProof w:val="0"/>
          <w:color w:val="0A0A0A"/>
          <w:sz w:val="24"/>
          <w:szCs w:val="24"/>
          <w:lang w:val="en-US"/>
        </w:rPr>
        <w:t xml:space="preserve"> of the chat. This is highly efficient for </w:t>
      </w:r>
      <w:r w:rsidRPr="3BED81E6" w:rsidR="343A0495">
        <w:rPr>
          <w:rFonts w:ascii="Arial" w:hAnsi="Arial" w:eastAsia="Arial" w:cs="Arial"/>
          <w:b w:val="0"/>
          <w:bCs w:val="0"/>
          <w:i w:val="0"/>
          <w:iCs w:val="0"/>
          <w:caps w:val="0"/>
          <w:smallCaps w:val="0"/>
          <w:noProof w:val="0"/>
          <w:color w:val="0A0A0A"/>
          <w:sz w:val="24"/>
          <w:szCs w:val="24"/>
          <w:lang w:val="en-US"/>
        </w:rPr>
        <w:t>very long</w:t>
      </w:r>
      <w:r w:rsidRPr="3BED81E6" w:rsidR="343A0495">
        <w:rPr>
          <w:rFonts w:ascii="Arial" w:hAnsi="Arial" w:eastAsia="Arial" w:cs="Arial"/>
          <w:b w:val="0"/>
          <w:bCs w:val="0"/>
          <w:i w:val="0"/>
          <w:iCs w:val="0"/>
          <w:caps w:val="0"/>
          <w:smallCaps w:val="0"/>
          <w:noProof w:val="0"/>
          <w:color w:val="0A0A0A"/>
          <w:sz w:val="24"/>
          <w:szCs w:val="24"/>
          <w:lang w:val="en-US"/>
        </w:rPr>
        <w:t xml:space="preserve"> conversations where you only need the "gist" of what happened.</w:t>
      </w:r>
    </w:p>
    <w:p w:rsidR="343A0495" w:rsidP="3BED81E6" w:rsidRDefault="343A0495" w14:paraId="32188943" w14:textId="5B268CEC">
      <w:pPr>
        <w:pStyle w:val="ListParagraph"/>
        <w:numPr>
          <w:ilvl w:val="0"/>
          <w:numId w:val="6"/>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Conversation Summary Buffer Memory</w:t>
      </w:r>
      <w:r w:rsidRPr="3BED81E6" w:rsidR="343A0495">
        <w:rPr>
          <w:rFonts w:ascii="Arial" w:hAnsi="Arial" w:eastAsia="Arial" w:cs="Arial"/>
          <w:b w:val="0"/>
          <w:bCs w:val="0"/>
          <w:i w:val="0"/>
          <w:iCs w:val="0"/>
          <w:caps w:val="0"/>
          <w:smallCaps w:val="0"/>
          <w:noProof w:val="0"/>
          <w:color w:val="0A0A0A"/>
          <w:sz w:val="24"/>
          <w:szCs w:val="24"/>
          <w:lang w:val="en-US"/>
        </w:rPr>
        <w:t xml:space="preserve">: A hybrid that keeps the </w:t>
      </w:r>
      <w:r w:rsidRPr="3BED81E6" w:rsidR="343A0495">
        <w:rPr>
          <w:rFonts w:ascii="Arial" w:hAnsi="Arial" w:eastAsia="Arial" w:cs="Arial"/>
          <w:b w:val="1"/>
          <w:bCs w:val="1"/>
          <w:i w:val="0"/>
          <w:iCs w:val="0"/>
          <w:caps w:val="0"/>
          <w:smallCaps w:val="0"/>
          <w:noProof w:val="0"/>
          <w:color w:val="0A0A0A"/>
          <w:sz w:val="24"/>
          <w:szCs w:val="24"/>
          <w:lang w:val="en-US"/>
        </w:rPr>
        <w:t>most recent messages</w:t>
      </w:r>
      <w:r w:rsidRPr="3BED81E6" w:rsidR="343A0495">
        <w:rPr>
          <w:rFonts w:ascii="Arial" w:hAnsi="Arial" w:eastAsia="Arial" w:cs="Arial"/>
          <w:b w:val="0"/>
          <w:bCs w:val="0"/>
          <w:i w:val="0"/>
          <w:iCs w:val="0"/>
          <w:caps w:val="0"/>
          <w:smallCaps w:val="0"/>
          <w:noProof w:val="0"/>
          <w:color w:val="0A0A0A"/>
          <w:sz w:val="24"/>
          <w:szCs w:val="24"/>
          <w:lang w:val="en-US"/>
        </w:rPr>
        <w:t xml:space="preserve"> as raw text for precision while summarizing all </w:t>
      </w:r>
      <w:r w:rsidRPr="3BED81E6" w:rsidR="343A0495">
        <w:rPr>
          <w:rFonts w:ascii="Arial" w:hAnsi="Arial" w:eastAsia="Arial" w:cs="Arial"/>
          <w:b w:val="1"/>
          <w:bCs w:val="1"/>
          <w:i w:val="0"/>
          <w:iCs w:val="0"/>
          <w:caps w:val="0"/>
          <w:smallCaps w:val="0"/>
          <w:noProof w:val="0"/>
          <w:color w:val="0A0A0A"/>
          <w:sz w:val="24"/>
          <w:szCs w:val="24"/>
          <w:lang w:val="en-US"/>
        </w:rPr>
        <w:t>older history</w:t>
      </w:r>
      <w:r w:rsidRPr="3BED81E6" w:rsidR="343A0495">
        <w:rPr>
          <w:rFonts w:ascii="Arial" w:hAnsi="Arial" w:eastAsia="Arial" w:cs="Arial"/>
          <w:b w:val="0"/>
          <w:bCs w:val="0"/>
          <w:i w:val="0"/>
          <w:iCs w:val="0"/>
          <w:caps w:val="0"/>
          <w:smallCaps w:val="0"/>
          <w:noProof w:val="0"/>
          <w:color w:val="0A0A0A"/>
          <w:sz w:val="24"/>
          <w:szCs w:val="24"/>
          <w:lang w:val="en-US"/>
        </w:rPr>
        <w:t xml:space="preserve"> into a single block. </w:t>
      </w:r>
    </w:p>
    <w:p w:rsidR="343A0495" w:rsidP="3BED81E6" w:rsidRDefault="343A0495" w14:paraId="6FD25A27" w14:textId="19B5C540">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2. Entity Memory (Fact-based)</w:t>
      </w:r>
    </w:p>
    <w:p w:rsidR="343A0495" w:rsidP="3BED81E6" w:rsidRDefault="343A0495" w14:paraId="65E08CD2" w14:textId="468B24D4">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343A0495">
        <w:rPr>
          <w:rFonts w:ascii="Arial" w:hAnsi="Arial" w:eastAsia="Arial" w:cs="Arial"/>
          <w:b w:val="0"/>
          <w:bCs w:val="0"/>
          <w:i w:val="0"/>
          <w:iCs w:val="0"/>
          <w:caps w:val="0"/>
          <w:smallCaps w:val="0"/>
          <w:noProof w:val="0"/>
          <w:color w:val="0A0A0A"/>
          <w:sz w:val="24"/>
          <w:szCs w:val="24"/>
          <w:lang w:val="en-US"/>
        </w:rPr>
        <w:t xml:space="preserve">Instead of remembering a transcript, </w:t>
      </w:r>
      <w:r w:rsidRPr="3BED81E6" w:rsidR="343A0495">
        <w:rPr>
          <w:rFonts w:ascii="Arial" w:hAnsi="Arial" w:eastAsia="Arial" w:cs="Arial"/>
          <w:b w:val="1"/>
          <w:bCs w:val="1"/>
          <w:i w:val="0"/>
          <w:iCs w:val="0"/>
          <w:caps w:val="0"/>
          <w:smallCaps w:val="0"/>
          <w:noProof w:val="0"/>
          <w:color w:val="0A0A0A"/>
          <w:sz w:val="24"/>
          <w:szCs w:val="24"/>
          <w:lang w:val="en-US"/>
        </w:rPr>
        <w:t>Entity Memory</w:t>
      </w:r>
      <w:r w:rsidRPr="3BED81E6" w:rsidR="343A0495">
        <w:rPr>
          <w:rFonts w:ascii="Arial" w:hAnsi="Arial" w:eastAsia="Arial" w:cs="Arial"/>
          <w:b w:val="0"/>
          <w:bCs w:val="0"/>
          <w:i w:val="0"/>
          <w:iCs w:val="0"/>
          <w:caps w:val="0"/>
          <w:smallCaps w:val="0"/>
          <w:noProof w:val="0"/>
          <w:color w:val="0A0A0A"/>
          <w:sz w:val="24"/>
          <w:szCs w:val="24"/>
          <w:lang w:val="en-US"/>
        </w:rPr>
        <w:t xml:space="preserve"> extracts and remembers specific facts about "entities" (people, places, or things). This allows the AI to recall that "John is 32" even if that specific sentence was buried hundreds of messages ago. </w:t>
      </w:r>
    </w:p>
    <w:p w:rsidR="343A0495" w:rsidP="3BED81E6" w:rsidRDefault="343A0495" w14:paraId="0854B349" w14:textId="37C64EEB">
      <w:pPr>
        <w:shd w:val="clear" w:color="auto" w:fill="FFFFFF" w:themeFill="background1"/>
        <w:spacing w:before="180" w:beforeAutospacing="off" w:after="240" w:afterAutospacing="off" w:line="360" w:lineRule="auto"/>
        <w:rPr>
          <w:rFonts w:ascii="Arial" w:hAnsi="Arial" w:eastAsia="Arial" w:cs="Arial"/>
          <w:b w:val="1"/>
          <w:bCs w:val="1"/>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Sub-categories &amp; Components:</w:t>
      </w:r>
    </w:p>
    <w:p w:rsidR="343A0495" w:rsidP="3BED81E6" w:rsidRDefault="343A0495" w14:paraId="15631197" w14:textId="4E5E1618">
      <w:pPr>
        <w:pStyle w:val="ListParagraph"/>
        <w:numPr>
          <w:ilvl w:val="0"/>
          <w:numId w:val="7"/>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Conversation Entity Memory</w:t>
      </w:r>
      <w:r w:rsidRPr="3BED81E6" w:rsidR="343A0495">
        <w:rPr>
          <w:rFonts w:ascii="Arial" w:hAnsi="Arial" w:eastAsia="Arial" w:cs="Arial"/>
          <w:b w:val="0"/>
          <w:bCs w:val="0"/>
          <w:i w:val="0"/>
          <w:iCs w:val="0"/>
          <w:caps w:val="0"/>
          <w:smallCaps w:val="0"/>
          <w:noProof w:val="0"/>
          <w:color w:val="0A0A0A"/>
          <w:sz w:val="24"/>
          <w:szCs w:val="24"/>
          <w:lang w:val="en-US"/>
        </w:rPr>
        <w:t xml:space="preserve">: The standard version that </w:t>
      </w:r>
      <w:r w:rsidRPr="3BED81E6" w:rsidR="343A0495">
        <w:rPr>
          <w:rFonts w:ascii="Arial" w:hAnsi="Arial" w:eastAsia="Arial" w:cs="Arial"/>
          <w:b w:val="0"/>
          <w:bCs w:val="0"/>
          <w:i w:val="0"/>
          <w:iCs w:val="0"/>
          <w:caps w:val="0"/>
          <w:smallCaps w:val="0"/>
          <w:noProof w:val="0"/>
          <w:color w:val="0A0A0A"/>
          <w:sz w:val="24"/>
          <w:szCs w:val="24"/>
          <w:lang w:val="en-US"/>
        </w:rPr>
        <w:t>identifies</w:t>
      </w:r>
      <w:r w:rsidRPr="3BED81E6" w:rsidR="343A0495">
        <w:rPr>
          <w:rFonts w:ascii="Arial" w:hAnsi="Arial" w:eastAsia="Arial" w:cs="Arial"/>
          <w:b w:val="0"/>
          <w:bCs w:val="0"/>
          <w:i w:val="0"/>
          <w:iCs w:val="0"/>
          <w:caps w:val="0"/>
          <w:smallCaps w:val="0"/>
          <w:noProof w:val="0"/>
          <w:color w:val="0A0A0A"/>
          <w:sz w:val="24"/>
          <w:szCs w:val="24"/>
          <w:lang w:val="en-US"/>
        </w:rPr>
        <w:t xml:space="preserve"> entities in real-time and builds a "knowledge profile" for each one.</w:t>
      </w:r>
    </w:p>
    <w:p w:rsidR="343A0495" w:rsidP="3BED81E6" w:rsidRDefault="343A0495" w14:paraId="1454F643" w14:textId="7C2278FB">
      <w:pPr>
        <w:pStyle w:val="ListParagraph"/>
        <w:numPr>
          <w:ilvl w:val="0"/>
          <w:numId w:val="7"/>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Conversation Knowledge Graph Memory</w:t>
      </w:r>
      <w:r w:rsidRPr="3BED81E6" w:rsidR="343A0495">
        <w:rPr>
          <w:rFonts w:ascii="Arial" w:hAnsi="Arial" w:eastAsia="Arial" w:cs="Arial"/>
          <w:b w:val="0"/>
          <w:bCs w:val="0"/>
          <w:i w:val="0"/>
          <w:iCs w:val="0"/>
          <w:caps w:val="0"/>
          <w:smallCaps w:val="0"/>
          <w:noProof w:val="0"/>
          <w:color w:val="0A0A0A"/>
          <w:sz w:val="24"/>
          <w:szCs w:val="24"/>
          <w:lang w:val="en-US"/>
        </w:rPr>
        <w:t xml:space="preserve">: A highly advanced variant that stores information as a </w:t>
      </w:r>
      <w:r w:rsidRPr="3BED81E6" w:rsidR="343A0495">
        <w:rPr>
          <w:rFonts w:ascii="Arial" w:hAnsi="Arial" w:eastAsia="Arial" w:cs="Arial"/>
          <w:b w:val="1"/>
          <w:bCs w:val="1"/>
          <w:i w:val="0"/>
          <w:iCs w:val="0"/>
          <w:caps w:val="0"/>
          <w:smallCaps w:val="0"/>
          <w:noProof w:val="0"/>
          <w:color w:val="0A0A0A"/>
          <w:sz w:val="24"/>
          <w:szCs w:val="24"/>
          <w:lang w:val="en-US"/>
        </w:rPr>
        <w:t>network of relationships</w:t>
      </w:r>
      <w:r w:rsidRPr="3BED81E6" w:rsidR="343A0495">
        <w:rPr>
          <w:rFonts w:ascii="Arial" w:hAnsi="Arial" w:eastAsia="Arial" w:cs="Arial"/>
          <w:b w:val="0"/>
          <w:bCs w:val="0"/>
          <w:i w:val="0"/>
          <w:iCs w:val="0"/>
          <w:caps w:val="0"/>
          <w:smallCaps w:val="0"/>
          <w:noProof w:val="0"/>
          <w:color w:val="0A0A0A"/>
          <w:sz w:val="24"/>
          <w:szCs w:val="24"/>
          <w:lang w:val="en-US"/>
        </w:rPr>
        <w:t xml:space="preserve"> (e.g., "Sam" -&gt; "works with" -&gt; "Alex"). It is ideal for complex reasoning where the AI needs to understand how different facts are connected.</w:t>
      </w:r>
    </w:p>
    <w:p w:rsidR="343A0495" w:rsidP="3BED81E6" w:rsidRDefault="343A0495" w14:paraId="5F6D0AF6" w14:textId="2881908F">
      <w:pPr>
        <w:pStyle w:val="ListParagraph"/>
        <w:numPr>
          <w:ilvl w:val="0"/>
          <w:numId w:val="7"/>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VectorStore</w:t>
      </w:r>
      <w:r w:rsidRPr="3BED81E6" w:rsidR="343A0495">
        <w:rPr>
          <w:rFonts w:ascii="Arial" w:hAnsi="Arial" w:eastAsia="Arial" w:cs="Arial"/>
          <w:b w:val="1"/>
          <w:bCs w:val="1"/>
          <w:i w:val="0"/>
          <w:iCs w:val="0"/>
          <w:caps w:val="0"/>
          <w:smallCaps w:val="0"/>
          <w:noProof w:val="0"/>
          <w:color w:val="0A0A0A"/>
          <w:sz w:val="24"/>
          <w:szCs w:val="24"/>
          <w:lang w:val="en-US"/>
        </w:rPr>
        <w:t>-Retriever Memory</w:t>
      </w:r>
      <w:r w:rsidRPr="3BED81E6" w:rsidR="343A0495">
        <w:rPr>
          <w:rFonts w:ascii="Arial" w:hAnsi="Arial" w:eastAsia="Arial" w:cs="Arial"/>
          <w:b w:val="0"/>
          <w:bCs w:val="0"/>
          <w:i w:val="0"/>
          <w:iCs w:val="0"/>
          <w:caps w:val="0"/>
          <w:smallCaps w:val="0"/>
          <w:noProof w:val="0"/>
          <w:color w:val="0A0A0A"/>
          <w:sz w:val="24"/>
          <w:szCs w:val="24"/>
          <w:lang w:val="en-US"/>
        </w:rPr>
        <w:t xml:space="preserve">: Stores history as </w:t>
      </w:r>
      <w:r w:rsidRPr="3BED81E6" w:rsidR="343A0495">
        <w:rPr>
          <w:rFonts w:ascii="Arial" w:hAnsi="Arial" w:eastAsia="Arial" w:cs="Arial"/>
          <w:b w:val="1"/>
          <w:bCs w:val="1"/>
          <w:i w:val="0"/>
          <w:iCs w:val="0"/>
          <w:caps w:val="0"/>
          <w:smallCaps w:val="0"/>
          <w:noProof w:val="0"/>
          <w:color w:val="0A0A0A"/>
          <w:sz w:val="24"/>
          <w:szCs w:val="24"/>
          <w:lang w:val="en-US"/>
        </w:rPr>
        <w:t>vector embeddings</w:t>
      </w:r>
      <w:r w:rsidRPr="3BED81E6" w:rsidR="343A0495">
        <w:rPr>
          <w:rFonts w:ascii="Arial" w:hAnsi="Arial" w:eastAsia="Arial" w:cs="Arial"/>
          <w:b w:val="0"/>
          <w:bCs w:val="0"/>
          <w:i w:val="0"/>
          <w:iCs w:val="0"/>
          <w:caps w:val="0"/>
          <w:smallCaps w:val="0"/>
          <w:noProof w:val="0"/>
          <w:color w:val="0A0A0A"/>
          <w:sz w:val="24"/>
          <w:szCs w:val="24"/>
          <w:lang w:val="en-US"/>
        </w:rPr>
        <w:t xml:space="preserve"> in a database (like Pinecone or FAISS). When the user asks a question, the system performs a "similarity search" to pull only the most relevant past facts rather than the whole history. </w:t>
      </w:r>
    </w:p>
    <w:p w:rsidR="343A0495" w:rsidP="3BED81E6" w:rsidRDefault="343A0495" w14:paraId="1727FABC" w14:textId="5595AC33">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343A0495">
        <w:rPr>
          <w:rFonts w:ascii="Arial" w:hAnsi="Arial" w:eastAsia="Arial" w:cs="Arial"/>
          <w:b w:val="1"/>
          <w:bCs w:val="1"/>
          <w:i w:val="0"/>
          <w:iCs w:val="0"/>
          <w:caps w:val="0"/>
          <w:smallCaps w:val="0"/>
          <w:noProof w:val="0"/>
          <w:color w:val="0A0A0A"/>
          <w:sz w:val="24"/>
          <w:szCs w:val="24"/>
          <w:lang w:val="en-US"/>
        </w:rPr>
        <w:t>Which one should you use?</w:t>
      </w:r>
      <w:r w:rsidRPr="3BED81E6" w:rsidR="343A0495">
        <w:rPr>
          <w:rFonts w:ascii="Arial" w:hAnsi="Arial" w:eastAsia="Arial" w:cs="Arial"/>
          <w:b w:val="0"/>
          <w:bCs w:val="0"/>
          <w:i w:val="0"/>
          <w:iCs w:val="0"/>
          <w:caps w:val="0"/>
          <w:smallCaps w:val="0"/>
          <w:noProof w:val="0"/>
          <w:color w:val="0A0A0A"/>
          <w:sz w:val="24"/>
          <w:szCs w:val="24"/>
          <w:lang w:val="en-US"/>
        </w:rPr>
        <w:t xml:space="preserve"> Use </w:t>
      </w:r>
      <w:r w:rsidRPr="3BED81E6" w:rsidR="343A0495">
        <w:rPr>
          <w:rFonts w:ascii="Arial" w:hAnsi="Arial" w:eastAsia="Arial" w:cs="Arial"/>
          <w:b w:val="1"/>
          <w:bCs w:val="1"/>
          <w:i w:val="0"/>
          <w:iCs w:val="0"/>
          <w:caps w:val="0"/>
          <w:smallCaps w:val="0"/>
          <w:noProof w:val="0"/>
          <w:color w:val="0A0A0A"/>
          <w:sz w:val="24"/>
          <w:szCs w:val="24"/>
          <w:lang w:val="en-US"/>
        </w:rPr>
        <w:t>Buffer Window</w:t>
      </w:r>
      <w:r w:rsidRPr="3BED81E6" w:rsidR="343A0495">
        <w:rPr>
          <w:rFonts w:ascii="Arial" w:hAnsi="Arial" w:eastAsia="Arial" w:cs="Arial"/>
          <w:b w:val="0"/>
          <w:bCs w:val="0"/>
          <w:i w:val="0"/>
          <w:iCs w:val="0"/>
          <w:caps w:val="0"/>
          <w:smallCaps w:val="0"/>
          <w:noProof w:val="0"/>
          <w:color w:val="0A0A0A"/>
          <w:sz w:val="24"/>
          <w:szCs w:val="24"/>
          <w:lang w:val="en-US"/>
        </w:rPr>
        <w:t xml:space="preserve"> for simple chatbots to save money, and </w:t>
      </w:r>
      <w:r w:rsidRPr="3BED81E6" w:rsidR="343A0495">
        <w:rPr>
          <w:rFonts w:ascii="Arial" w:hAnsi="Arial" w:eastAsia="Arial" w:cs="Arial"/>
          <w:b w:val="1"/>
          <w:bCs w:val="1"/>
          <w:i w:val="0"/>
          <w:iCs w:val="0"/>
          <w:caps w:val="0"/>
          <w:smallCaps w:val="0"/>
          <w:noProof w:val="0"/>
          <w:color w:val="0A0A0A"/>
          <w:sz w:val="24"/>
          <w:szCs w:val="24"/>
          <w:lang w:val="en-US"/>
        </w:rPr>
        <w:t>Entity or Knowledge Graph Memory</w:t>
      </w:r>
      <w:r w:rsidRPr="3BED81E6" w:rsidR="343A0495">
        <w:rPr>
          <w:rFonts w:ascii="Arial" w:hAnsi="Arial" w:eastAsia="Arial" w:cs="Arial"/>
          <w:b w:val="0"/>
          <w:bCs w:val="0"/>
          <w:i w:val="0"/>
          <w:iCs w:val="0"/>
          <w:caps w:val="0"/>
          <w:smallCaps w:val="0"/>
          <w:noProof w:val="0"/>
          <w:color w:val="0A0A0A"/>
          <w:sz w:val="24"/>
          <w:szCs w:val="24"/>
          <w:lang w:val="en-US"/>
        </w:rPr>
        <w:t xml:space="preserve"> for complex assistants that need to remember specific user details over many sessions. </w:t>
      </w:r>
    </w:p>
    <w:p w:rsidR="343A0495" w:rsidP="3BED81E6" w:rsidRDefault="343A0495" w14:paraId="561D3E47" w14:textId="64F2E9F8">
      <w:pPr>
        <w:shd w:val="clear" w:color="auto" w:fill="FFFFFF" w:themeFill="background1"/>
        <w:spacing w:before="180" w:beforeAutospacing="off" w:after="240" w:afterAutospacing="off" w:line="360" w:lineRule="auto"/>
        <w:rPr>
          <w:rFonts w:ascii="Arial" w:hAnsi="Arial" w:eastAsia="Arial" w:cs="Arial"/>
          <w:b w:val="1"/>
          <w:bCs w:val="1"/>
          <w:i w:val="0"/>
          <w:iCs w:val="0"/>
          <w:caps w:val="0"/>
          <w:smallCaps w:val="0"/>
          <w:noProof w:val="0"/>
          <w:color w:val="0A0A0A"/>
          <w:sz w:val="24"/>
          <w:szCs w:val="24"/>
          <w:lang w:val="en-US"/>
        </w:rPr>
      </w:pPr>
      <w:r w:rsidRPr="3BED81E6" w:rsidR="343A0495">
        <w:rPr>
          <w:rFonts w:ascii="Arial" w:hAnsi="Arial" w:eastAsia="Arial" w:cs="Arial"/>
          <w:b w:val="0"/>
          <w:bCs w:val="0"/>
          <w:i w:val="0"/>
          <w:iCs w:val="0"/>
          <w:caps w:val="0"/>
          <w:smallCaps w:val="0"/>
          <w:noProof w:val="0"/>
          <w:color w:val="0A0A0A"/>
          <w:sz w:val="24"/>
          <w:szCs w:val="24"/>
          <w:lang w:val="en-US"/>
        </w:rPr>
        <w:t xml:space="preserve">Would you like to see a </w:t>
      </w:r>
      <w:r w:rsidRPr="3BED81E6" w:rsidR="343A0495">
        <w:rPr>
          <w:rFonts w:ascii="Arial" w:hAnsi="Arial" w:eastAsia="Arial" w:cs="Arial"/>
          <w:b w:val="1"/>
          <w:bCs w:val="1"/>
          <w:i w:val="0"/>
          <w:iCs w:val="0"/>
          <w:caps w:val="0"/>
          <w:smallCaps w:val="0"/>
          <w:noProof w:val="0"/>
          <w:color w:val="0A0A0A"/>
          <w:sz w:val="24"/>
          <w:szCs w:val="24"/>
          <w:lang w:val="en-US"/>
        </w:rPr>
        <w:t>comparison table</w:t>
      </w:r>
      <w:r w:rsidRPr="3BED81E6" w:rsidR="343A0495">
        <w:rPr>
          <w:rFonts w:ascii="Arial" w:hAnsi="Arial" w:eastAsia="Arial" w:cs="Arial"/>
          <w:b w:val="0"/>
          <w:bCs w:val="0"/>
          <w:i w:val="0"/>
          <w:iCs w:val="0"/>
          <w:caps w:val="0"/>
          <w:smallCaps w:val="0"/>
          <w:noProof w:val="0"/>
          <w:color w:val="0A0A0A"/>
          <w:sz w:val="24"/>
          <w:szCs w:val="24"/>
          <w:lang w:val="en-US"/>
        </w:rPr>
        <w:t xml:space="preserve"> of these memory types to see which is most cost-effective for your project?</w:t>
      </w:r>
      <w:r>
        <w:br/>
      </w:r>
      <w:r>
        <w:br/>
      </w:r>
      <w:r w:rsidRPr="3BED81E6" w:rsidR="3055946A">
        <w:rPr>
          <w:rFonts w:ascii="Arial" w:hAnsi="Arial" w:eastAsia="Arial" w:cs="Arial"/>
          <w:b w:val="1"/>
          <w:bCs w:val="1"/>
          <w:i w:val="0"/>
          <w:iCs w:val="0"/>
          <w:caps w:val="0"/>
          <w:smallCaps w:val="0"/>
          <w:noProof w:val="0"/>
          <w:color w:val="0A0A0A"/>
          <w:sz w:val="24"/>
          <w:szCs w:val="24"/>
          <w:lang w:val="en-US"/>
        </w:rPr>
        <w:t>Enhancement can be made In Med POC with respect to Data Bases:</w:t>
      </w:r>
      <w:r>
        <w:br/>
      </w:r>
      <w:r w:rsidRPr="3BED81E6" w:rsidR="1FD020E0">
        <w:rPr>
          <w:rFonts w:ascii="Arial" w:hAnsi="Arial" w:eastAsia="Arial" w:cs="Arial"/>
          <w:b w:val="0"/>
          <w:bCs w:val="0"/>
          <w:i w:val="0"/>
          <w:iCs w:val="0"/>
          <w:caps w:val="0"/>
          <w:smallCaps w:val="0"/>
          <w:noProof w:val="0"/>
          <w:color w:val="0A0A0A"/>
          <w:sz w:val="24"/>
          <w:szCs w:val="24"/>
          <w:lang w:val="en-US"/>
        </w:rPr>
        <w:t xml:space="preserve">For a medical chatbot specializing in cancer care, your architecture must handle three distinct "data streams": </w:t>
      </w:r>
      <w:r w:rsidRPr="3BED81E6" w:rsidR="1FD020E0">
        <w:rPr>
          <w:rFonts w:ascii="Arial" w:hAnsi="Arial" w:eastAsia="Arial" w:cs="Arial"/>
          <w:b w:val="1"/>
          <w:bCs w:val="1"/>
          <w:i w:val="0"/>
          <w:iCs w:val="0"/>
          <w:caps w:val="0"/>
          <w:smallCaps w:val="0"/>
          <w:noProof w:val="0"/>
          <w:color w:val="0A0A0A"/>
          <w:sz w:val="24"/>
          <w:szCs w:val="24"/>
          <w:lang w:val="en-US"/>
        </w:rPr>
        <w:t>static knowledge</w:t>
      </w:r>
      <w:r w:rsidRPr="3BED81E6" w:rsidR="1FD020E0">
        <w:rPr>
          <w:rFonts w:ascii="Arial" w:hAnsi="Arial" w:eastAsia="Arial" w:cs="Arial"/>
          <w:b w:val="0"/>
          <w:bCs w:val="0"/>
          <w:i w:val="0"/>
          <w:iCs w:val="0"/>
          <w:caps w:val="0"/>
          <w:smallCaps w:val="0"/>
          <w:noProof w:val="0"/>
          <w:color w:val="0A0A0A"/>
          <w:sz w:val="24"/>
          <w:szCs w:val="24"/>
          <w:lang w:val="en-US"/>
        </w:rPr>
        <w:t xml:space="preserve"> (general cancer info), </w:t>
      </w:r>
      <w:r w:rsidRPr="3BED81E6" w:rsidR="1FD020E0">
        <w:rPr>
          <w:rFonts w:ascii="Arial" w:hAnsi="Arial" w:eastAsia="Arial" w:cs="Arial"/>
          <w:b w:val="1"/>
          <w:bCs w:val="1"/>
          <w:i w:val="0"/>
          <w:iCs w:val="0"/>
          <w:caps w:val="0"/>
          <w:smallCaps w:val="0"/>
          <w:noProof w:val="0"/>
          <w:color w:val="0A0A0A"/>
          <w:sz w:val="24"/>
          <w:szCs w:val="24"/>
          <w:lang w:val="en-US"/>
        </w:rPr>
        <w:t>dynamic patient data</w:t>
      </w:r>
      <w:r w:rsidRPr="3BED81E6" w:rsidR="1FD020E0">
        <w:rPr>
          <w:rFonts w:ascii="Arial" w:hAnsi="Arial" w:eastAsia="Arial" w:cs="Arial"/>
          <w:b w:val="0"/>
          <w:bCs w:val="0"/>
          <w:i w:val="0"/>
          <w:iCs w:val="0"/>
          <w:caps w:val="0"/>
          <w:smallCaps w:val="0"/>
          <w:noProof w:val="0"/>
          <w:color w:val="0A0A0A"/>
          <w:sz w:val="24"/>
          <w:szCs w:val="24"/>
          <w:lang w:val="en-US"/>
        </w:rPr>
        <w:t xml:space="preserve"> (uploaded reports), and </w:t>
      </w:r>
      <w:r w:rsidRPr="3BED81E6" w:rsidR="1FD020E0">
        <w:rPr>
          <w:rFonts w:ascii="Arial" w:hAnsi="Arial" w:eastAsia="Arial" w:cs="Arial"/>
          <w:b w:val="1"/>
          <w:bCs w:val="1"/>
          <w:i w:val="0"/>
          <w:iCs w:val="0"/>
          <w:caps w:val="0"/>
          <w:smallCaps w:val="0"/>
          <w:noProof w:val="0"/>
          <w:color w:val="0A0A0A"/>
          <w:sz w:val="24"/>
          <w:szCs w:val="24"/>
          <w:lang w:val="en-US"/>
        </w:rPr>
        <w:t>conversation state</w:t>
      </w:r>
      <w:r w:rsidRPr="3BED81E6" w:rsidR="1FD020E0">
        <w:rPr>
          <w:rFonts w:ascii="Arial" w:hAnsi="Arial" w:eastAsia="Arial" w:cs="Arial"/>
          <w:b w:val="0"/>
          <w:bCs w:val="0"/>
          <w:i w:val="0"/>
          <w:iCs w:val="0"/>
          <w:caps w:val="0"/>
          <w:smallCaps w:val="0"/>
          <w:noProof w:val="0"/>
          <w:color w:val="0A0A0A"/>
          <w:sz w:val="24"/>
          <w:szCs w:val="24"/>
          <w:lang w:val="en-US"/>
        </w:rPr>
        <w:t xml:space="preserve"> (cross-questioning history).</w:t>
      </w:r>
    </w:p>
    <w:p w:rsidR="1FD020E0" w:rsidP="3BED81E6" w:rsidRDefault="1FD020E0" w14:paraId="429BE036" w14:textId="3F3A12B5">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1. The Core Database Architecture</w:t>
      </w:r>
    </w:p>
    <w:p w:rsidR="1FD020E0" w:rsidP="3BED81E6" w:rsidRDefault="1FD020E0" w14:paraId="565A0423" w14:textId="34D72511">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0"/>
          <w:bCs w:val="0"/>
          <w:i w:val="0"/>
          <w:iCs w:val="0"/>
          <w:caps w:val="0"/>
          <w:smallCaps w:val="0"/>
          <w:noProof w:val="0"/>
          <w:color w:val="0A0A0A"/>
          <w:sz w:val="24"/>
          <w:szCs w:val="24"/>
          <w:lang w:val="en-US"/>
        </w:rPr>
        <w:t xml:space="preserve">To build this securely and efficiently, you should use a </w:t>
      </w:r>
      <w:r w:rsidRPr="3BED81E6" w:rsidR="1FD020E0">
        <w:rPr>
          <w:rFonts w:ascii="Arial" w:hAnsi="Arial" w:eastAsia="Arial" w:cs="Arial"/>
          <w:b w:val="1"/>
          <w:bCs w:val="1"/>
          <w:i w:val="0"/>
          <w:iCs w:val="0"/>
          <w:caps w:val="0"/>
          <w:smallCaps w:val="0"/>
          <w:noProof w:val="0"/>
          <w:color w:val="0A0A0A"/>
          <w:sz w:val="24"/>
          <w:szCs w:val="24"/>
          <w:lang w:val="en-US"/>
        </w:rPr>
        <w:t>three-tier database approach</w:t>
      </w:r>
      <w:r w:rsidRPr="3BED81E6" w:rsidR="1FD020E0">
        <w:rPr>
          <w:rFonts w:ascii="Arial" w:hAnsi="Arial" w:eastAsia="Arial" w:cs="Arial"/>
          <w:b w:val="0"/>
          <w:bCs w:val="0"/>
          <w:i w:val="0"/>
          <w:iCs w:val="0"/>
          <w:caps w:val="0"/>
          <w:smallCaps w:val="0"/>
          <w:noProof w:val="0"/>
          <w:color w:val="0A0A0A"/>
          <w:sz w:val="24"/>
          <w:szCs w:val="24"/>
          <w:lang w:val="en-US"/>
        </w:rPr>
        <w:t>:</w:t>
      </w:r>
    </w:p>
    <w:p w:rsidR="1FD020E0" w:rsidP="3BED81E6" w:rsidRDefault="1FD020E0" w14:paraId="41486D5F" w14:textId="435046C6">
      <w:pPr>
        <w:pStyle w:val="ListParagraph"/>
        <w:numPr>
          <w:ilvl w:val="0"/>
          <w:numId w:val="8"/>
        </w:numPr>
        <w:shd w:val="clear" w:color="auto" w:fill="FFFFFF" w:themeFill="background1"/>
        <w:spacing w:before="0" w:beforeAutospacing="off" w:after="0" w:afterAutospacing="off" w:line="360" w:lineRule="auto"/>
        <w:rPr>
          <w:rFonts w:ascii="Arial" w:hAnsi="Arial" w:eastAsia="Arial" w:cs="Arial"/>
          <w:b w:val="1"/>
          <w:bCs w:val="1"/>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 xml:space="preserve">Knowledge Vector Database (e.g., Milvus, </w:t>
      </w:r>
      <w:r w:rsidRPr="3BED81E6" w:rsidR="1FD020E0">
        <w:rPr>
          <w:rFonts w:ascii="Arial" w:hAnsi="Arial" w:eastAsia="Arial" w:cs="Arial"/>
          <w:b w:val="1"/>
          <w:bCs w:val="1"/>
          <w:i w:val="0"/>
          <w:iCs w:val="0"/>
          <w:caps w:val="0"/>
          <w:smallCaps w:val="0"/>
          <w:noProof w:val="0"/>
          <w:color w:val="0A0A0A"/>
          <w:sz w:val="24"/>
          <w:szCs w:val="24"/>
          <w:lang w:val="en-US"/>
        </w:rPr>
        <w:t>Qdrant</w:t>
      </w:r>
      <w:r w:rsidRPr="3BED81E6" w:rsidR="1FD020E0">
        <w:rPr>
          <w:rFonts w:ascii="Arial" w:hAnsi="Arial" w:eastAsia="Arial" w:cs="Arial"/>
          <w:b w:val="1"/>
          <w:bCs w:val="1"/>
          <w:i w:val="0"/>
          <w:iCs w:val="0"/>
          <w:caps w:val="0"/>
          <w:smallCaps w:val="0"/>
          <w:noProof w:val="0"/>
          <w:color w:val="0A0A0A"/>
          <w:sz w:val="24"/>
          <w:szCs w:val="24"/>
          <w:lang w:val="en-US"/>
        </w:rPr>
        <w:t>):</w:t>
      </w:r>
    </w:p>
    <w:p w:rsidR="1FD020E0" w:rsidP="3BED81E6" w:rsidRDefault="1FD020E0" w14:paraId="16BA191A" w14:textId="749A14DB">
      <w:pPr>
        <w:pStyle w:val="ListParagraph"/>
        <w:numPr>
          <w:ilvl w:val="1"/>
          <w:numId w:val="8"/>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Purpose:</w:t>
      </w:r>
      <w:r w:rsidRPr="3BED81E6" w:rsidR="1FD020E0">
        <w:rPr>
          <w:rFonts w:ascii="Arial" w:hAnsi="Arial" w:eastAsia="Arial" w:cs="Arial"/>
          <w:b w:val="0"/>
          <w:bCs w:val="0"/>
          <w:i w:val="0"/>
          <w:iCs w:val="0"/>
          <w:caps w:val="0"/>
          <w:smallCaps w:val="0"/>
          <w:noProof w:val="0"/>
          <w:color w:val="0A0A0A"/>
          <w:sz w:val="24"/>
          <w:szCs w:val="24"/>
          <w:lang w:val="en-US"/>
        </w:rPr>
        <w:t xml:space="preserve"> Stores "chunks" of general medical knowledge, cancer research papers, and treatment guidelines.</w:t>
      </w:r>
    </w:p>
    <w:p w:rsidR="1FD020E0" w:rsidP="3BED81E6" w:rsidRDefault="1FD020E0" w14:paraId="350593DE" w14:textId="2C687B19">
      <w:pPr>
        <w:pStyle w:val="ListParagraph"/>
        <w:numPr>
          <w:ilvl w:val="1"/>
          <w:numId w:val="8"/>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Usage:</w:t>
      </w:r>
      <w:r w:rsidRPr="3BED81E6" w:rsidR="1FD020E0">
        <w:rPr>
          <w:rFonts w:ascii="Arial" w:hAnsi="Arial" w:eastAsia="Arial" w:cs="Arial"/>
          <w:b w:val="0"/>
          <w:bCs w:val="0"/>
          <w:i w:val="0"/>
          <w:iCs w:val="0"/>
          <w:caps w:val="0"/>
          <w:smallCaps w:val="0"/>
          <w:noProof w:val="0"/>
          <w:color w:val="0A0A0A"/>
          <w:sz w:val="24"/>
          <w:szCs w:val="24"/>
          <w:lang w:val="en-US"/>
        </w:rPr>
        <w:t xml:space="preserve"> When a patient asks a general query without a report, the system performs a semantic search here to find relevant medical facts to </w:t>
      </w:r>
      <w:r w:rsidRPr="3BED81E6" w:rsidR="1FD020E0">
        <w:rPr>
          <w:rFonts w:ascii="Arial" w:hAnsi="Arial" w:eastAsia="Arial" w:cs="Arial"/>
          <w:b w:val="0"/>
          <w:bCs w:val="0"/>
          <w:i w:val="0"/>
          <w:iCs w:val="0"/>
          <w:caps w:val="0"/>
          <w:smallCaps w:val="0"/>
          <w:noProof w:val="0"/>
          <w:color w:val="0A0A0A"/>
          <w:sz w:val="24"/>
          <w:szCs w:val="24"/>
          <w:lang w:val="en-US"/>
        </w:rPr>
        <w:t>ground</w:t>
      </w:r>
      <w:r w:rsidRPr="3BED81E6" w:rsidR="1FD020E0">
        <w:rPr>
          <w:rFonts w:ascii="Arial" w:hAnsi="Arial" w:eastAsia="Arial" w:cs="Arial"/>
          <w:b w:val="0"/>
          <w:bCs w:val="0"/>
          <w:i w:val="0"/>
          <w:iCs w:val="0"/>
          <w:caps w:val="0"/>
          <w:smallCaps w:val="0"/>
          <w:noProof w:val="0"/>
          <w:color w:val="0A0A0A"/>
          <w:sz w:val="24"/>
          <w:szCs w:val="24"/>
          <w:lang w:val="en-US"/>
        </w:rPr>
        <w:t xml:space="preserve"> its answer.</w:t>
      </w:r>
    </w:p>
    <w:p w:rsidR="1FD020E0" w:rsidP="3BED81E6" w:rsidRDefault="1FD020E0" w14:paraId="6E1DDB21" w14:textId="30A6798F">
      <w:pPr>
        <w:pStyle w:val="ListParagraph"/>
        <w:numPr>
          <w:ilvl w:val="0"/>
          <w:numId w:val="8"/>
        </w:numPr>
        <w:shd w:val="clear" w:color="auto" w:fill="FFFFFF" w:themeFill="background1"/>
        <w:spacing w:before="0" w:beforeAutospacing="off" w:after="0" w:afterAutospacing="off" w:line="360" w:lineRule="auto"/>
        <w:rPr>
          <w:rFonts w:ascii="Arial" w:hAnsi="Arial" w:eastAsia="Arial" w:cs="Arial"/>
          <w:b w:val="1"/>
          <w:bCs w:val="1"/>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 xml:space="preserve">Ephemeral/Session Vector Store (e.g., </w:t>
      </w:r>
      <w:r w:rsidRPr="3BED81E6" w:rsidR="1FD020E0">
        <w:rPr>
          <w:rFonts w:ascii="Arial" w:hAnsi="Arial" w:eastAsia="Arial" w:cs="Arial"/>
          <w:b w:val="1"/>
          <w:bCs w:val="1"/>
          <w:i w:val="0"/>
          <w:iCs w:val="0"/>
          <w:caps w:val="0"/>
          <w:smallCaps w:val="0"/>
          <w:noProof w:val="0"/>
          <w:color w:val="0A0A0A"/>
          <w:sz w:val="24"/>
          <w:szCs w:val="24"/>
          <w:lang w:val="en-US"/>
        </w:rPr>
        <w:t>ChromaDB</w:t>
      </w:r>
      <w:r w:rsidRPr="3BED81E6" w:rsidR="1FD020E0">
        <w:rPr>
          <w:rFonts w:ascii="Arial" w:hAnsi="Arial" w:eastAsia="Arial" w:cs="Arial"/>
          <w:b w:val="1"/>
          <w:bCs w:val="1"/>
          <w:i w:val="0"/>
          <w:iCs w:val="0"/>
          <w:caps w:val="0"/>
          <w:smallCaps w:val="0"/>
          <w:noProof w:val="0"/>
          <w:color w:val="0A0A0A"/>
          <w:sz w:val="24"/>
          <w:szCs w:val="24"/>
          <w:lang w:val="en-US"/>
        </w:rPr>
        <w:t>, FAISS):</w:t>
      </w:r>
    </w:p>
    <w:p w:rsidR="1FD020E0" w:rsidP="3BED81E6" w:rsidRDefault="1FD020E0" w14:paraId="420EA39A" w14:textId="4A088908">
      <w:pPr>
        <w:pStyle w:val="ListParagraph"/>
        <w:numPr>
          <w:ilvl w:val="1"/>
          <w:numId w:val="8"/>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Purpose:</w:t>
      </w:r>
      <w:r w:rsidRPr="3BED81E6" w:rsidR="1FD020E0">
        <w:rPr>
          <w:rFonts w:ascii="Arial" w:hAnsi="Arial" w:eastAsia="Arial" w:cs="Arial"/>
          <w:b w:val="0"/>
          <w:bCs w:val="0"/>
          <w:i w:val="0"/>
          <w:iCs w:val="0"/>
          <w:caps w:val="0"/>
          <w:smallCaps w:val="0"/>
          <w:noProof w:val="0"/>
          <w:color w:val="0A0A0A"/>
          <w:sz w:val="24"/>
          <w:szCs w:val="24"/>
          <w:lang w:val="en-US"/>
        </w:rPr>
        <w:t xml:space="preserve"> Temporarily stores the analyzed "chunks" of a specific patient's uploaded report.</w:t>
      </w:r>
    </w:p>
    <w:p w:rsidR="1FD020E0" w:rsidP="3BED81E6" w:rsidRDefault="1FD020E0" w14:paraId="483FE31A" w14:textId="1F98BE1C">
      <w:pPr>
        <w:pStyle w:val="ListParagraph"/>
        <w:numPr>
          <w:ilvl w:val="1"/>
          <w:numId w:val="8"/>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Usage:</w:t>
      </w:r>
      <w:r w:rsidRPr="3BED81E6" w:rsidR="1FD020E0">
        <w:rPr>
          <w:rFonts w:ascii="Arial" w:hAnsi="Arial" w:eastAsia="Arial" w:cs="Arial"/>
          <w:b w:val="0"/>
          <w:bCs w:val="0"/>
          <w:i w:val="0"/>
          <w:iCs w:val="0"/>
          <w:caps w:val="0"/>
          <w:smallCaps w:val="0"/>
          <w:noProof w:val="0"/>
          <w:color w:val="0A0A0A"/>
          <w:sz w:val="24"/>
          <w:szCs w:val="24"/>
          <w:lang w:val="en-US"/>
        </w:rPr>
        <w:t xml:space="preserve"> When a patient uploads a report, it is parsed, chunked, and vectorized. These vectors should be tagged with a </w:t>
      </w:r>
      <w:r w:rsidRPr="3BED81E6" w:rsidR="1FD020E0">
        <w:rPr>
          <w:rFonts w:ascii="Consolas" w:hAnsi="Consolas" w:eastAsia="Consolas" w:cs="Consolas"/>
          <w:b w:val="0"/>
          <w:bCs w:val="0"/>
          <w:i w:val="0"/>
          <w:iCs w:val="0"/>
          <w:caps w:val="0"/>
          <w:smallCaps w:val="0"/>
          <w:noProof w:val="0"/>
          <w:color w:val="0A0A0A"/>
          <w:sz w:val="24"/>
          <w:szCs w:val="24"/>
          <w:lang w:val="en-US"/>
        </w:rPr>
        <w:t>session_id</w:t>
      </w:r>
      <w:r w:rsidRPr="3BED81E6" w:rsidR="1FD020E0">
        <w:rPr>
          <w:rFonts w:ascii="Arial" w:hAnsi="Arial" w:eastAsia="Arial" w:cs="Arial"/>
          <w:b w:val="0"/>
          <w:bCs w:val="0"/>
          <w:i w:val="0"/>
          <w:iCs w:val="0"/>
          <w:caps w:val="0"/>
          <w:smallCaps w:val="0"/>
          <w:noProof w:val="0"/>
          <w:color w:val="0A0A0A"/>
          <w:sz w:val="24"/>
          <w:szCs w:val="24"/>
          <w:lang w:val="en-US"/>
        </w:rPr>
        <w:t xml:space="preserve"> and often </w:t>
      </w:r>
      <w:r w:rsidRPr="3BED81E6" w:rsidR="1FD020E0">
        <w:rPr>
          <w:rFonts w:ascii="Arial" w:hAnsi="Arial" w:eastAsia="Arial" w:cs="Arial"/>
          <w:b w:val="0"/>
          <w:bCs w:val="0"/>
          <w:i w:val="0"/>
          <w:iCs w:val="0"/>
          <w:caps w:val="0"/>
          <w:smallCaps w:val="0"/>
          <w:noProof w:val="0"/>
          <w:color w:val="0A0A0A"/>
          <w:sz w:val="24"/>
          <w:szCs w:val="24"/>
          <w:lang w:val="en-US"/>
        </w:rPr>
        <w:t>deleted</w:t>
      </w:r>
      <w:r w:rsidRPr="3BED81E6" w:rsidR="1FD020E0">
        <w:rPr>
          <w:rFonts w:ascii="Arial" w:hAnsi="Arial" w:eastAsia="Arial" w:cs="Arial"/>
          <w:b w:val="0"/>
          <w:bCs w:val="0"/>
          <w:i w:val="0"/>
          <w:iCs w:val="0"/>
          <w:caps w:val="0"/>
          <w:smallCaps w:val="0"/>
          <w:noProof w:val="0"/>
          <w:color w:val="0A0A0A"/>
          <w:sz w:val="24"/>
          <w:szCs w:val="24"/>
          <w:lang w:val="en-US"/>
        </w:rPr>
        <w:t xml:space="preserve"> once the session ends to </w:t>
      </w:r>
      <w:r w:rsidRPr="3BED81E6" w:rsidR="1FD020E0">
        <w:rPr>
          <w:rFonts w:ascii="Arial" w:hAnsi="Arial" w:eastAsia="Arial" w:cs="Arial"/>
          <w:b w:val="0"/>
          <w:bCs w:val="0"/>
          <w:i w:val="0"/>
          <w:iCs w:val="0"/>
          <w:caps w:val="0"/>
          <w:smallCaps w:val="0"/>
          <w:noProof w:val="0"/>
          <w:color w:val="0A0A0A"/>
          <w:sz w:val="24"/>
          <w:szCs w:val="24"/>
          <w:lang w:val="en-US"/>
        </w:rPr>
        <w:t>maintain</w:t>
      </w:r>
      <w:r w:rsidRPr="3BED81E6" w:rsidR="1FD020E0">
        <w:rPr>
          <w:rFonts w:ascii="Arial" w:hAnsi="Arial" w:eastAsia="Arial" w:cs="Arial"/>
          <w:b w:val="0"/>
          <w:bCs w:val="0"/>
          <w:i w:val="0"/>
          <w:iCs w:val="0"/>
          <w:caps w:val="0"/>
          <w:smallCaps w:val="0"/>
          <w:noProof w:val="0"/>
          <w:color w:val="0A0A0A"/>
          <w:sz w:val="24"/>
          <w:szCs w:val="24"/>
          <w:lang w:val="en-US"/>
        </w:rPr>
        <w:t xml:space="preserve"> strict privacy.</w:t>
      </w:r>
    </w:p>
    <w:p w:rsidR="1FD020E0" w:rsidP="3BED81E6" w:rsidRDefault="1FD020E0" w14:paraId="730C9D11" w14:textId="76C7DDAF">
      <w:pPr>
        <w:pStyle w:val="ListParagraph"/>
        <w:numPr>
          <w:ilvl w:val="0"/>
          <w:numId w:val="8"/>
        </w:numPr>
        <w:shd w:val="clear" w:color="auto" w:fill="FFFFFF" w:themeFill="background1"/>
        <w:spacing w:before="0" w:beforeAutospacing="off" w:after="0" w:afterAutospacing="off" w:line="360" w:lineRule="auto"/>
        <w:rPr>
          <w:rFonts w:ascii="Arial" w:hAnsi="Arial" w:eastAsia="Arial" w:cs="Arial"/>
          <w:b w:val="1"/>
          <w:bCs w:val="1"/>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Persistent Chat Memory (e.g., Redis, DynamoDB):</w:t>
      </w:r>
    </w:p>
    <w:p w:rsidR="1FD020E0" w:rsidP="3BED81E6" w:rsidRDefault="1FD020E0" w14:paraId="22B2F5C1" w14:textId="4E9C521C">
      <w:pPr>
        <w:pStyle w:val="ListParagraph"/>
        <w:numPr>
          <w:ilvl w:val="1"/>
          <w:numId w:val="8"/>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Purpose:</w:t>
      </w:r>
      <w:r w:rsidRPr="3BED81E6" w:rsidR="1FD020E0">
        <w:rPr>
          <w:rFonts w:ascii="Arial" w:hAnsi="Arial" w:eastAsia="Arial" w:cs="Arial"/>
          <w:b w:val="0"/>
          <w:bCs w:val="0"/>
          <w:i w:val="0"/>
          <w:iCs w:val="0"/>
          <w:caps w:val="0"/>
          <w:smallCaps w:val="0"/>
          <w:noProof w:val="0"/>
          <w:color w:val="0A0A0A"/>
          <w:sz w:val="24"/>
          <w:szCs w:val="24"/>
          <w:lang w:val="en-US"/>
        </w:rPr>
        <w:t xml:space="preserve"> Stores the literal chat history (the "who said what").</w:t>
      </w:r>
    </w:p>
    <w:p w:rsidR="1FD020E0" w:rsidP="3BED81E6" w:rsidRDefault="1FD020E0" w14:paraId="6F942170" w14:textId="59235785">
      <w:pPr>
        <w:pStyle w:val="ListParagraph"/>
        <w:numPr>
          <w:ilvl w:val="1"/>
          <w:numId w:val="8"/>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Usage:</w:t>
      </w:r>
      <w:r w:rsidRPr="3BED81E6" w:rsidR="1FD020E0">
        <w:rPr>
          <w:rFonts w:ascii="Arial" w:hAnsi="Arial" w:eastAsia="Arial" w:cs="Arial"/>
          <w:b w:val="0"/>
          <w:bCs w:val="0"/>
          <w:i w:val="0"/>
          <w:iCs w:val="0"/>
          <w:caps w:val="0"/>
          <w:smallCaps w:val="0"/>
          <w:noProof w:val="0"/>
          <w:color w:val="0A0A0A"/>
          <w:sz w:val="24"/>
          <w:szCs w:val="24"/>
          <w:lang w:val="en-US"/>
        </w:rPr>
        <w:t xml:space="preserve"> This allows the patient to do "cross-questioning" (e.g., "What did you mean by 'malignant' in the previous answer?"). Redis is ideal for high-speed session tracking. </w:t>
      </w:r>
    </w:p>
    <w:p w:rsidR="1FD020E0" w:rsidP="3BED81E6" w:rsidRDefault="1FD020E0" w14:paraId="02791916" w14:textId="2B21FB46">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2. Handling the Two User Scenarios</w:t>
      </w:r>
    </w:p>
    <w:tbl>
      <w:tblPr>
        <w:tblStyle w:val="TableNormal"/>
        <w:bidiVisual w:val="0"/>
        <w:tblW w:w="0" w:type="auto"/>
        <w:tblLook w:val="06A0" w:firstRow="1" w:lastRow="0" w:firstColumn="1" w:lastColumn="0" w:noHBand="1" w:noVBand="1"/>
      </w:tblPr>
      <w:tblGrid>
        <w:gridCol w:w="2037"/>
        <w:gridCol w:w="2687"/>
        <w:gridCol w:w="4516"/>
      </w:tblGrid>
      <w:tr w:rsidR="6CC70B08" w:rsidTr="3BED81E6" w14:paraId="2797F368">
        <w:trPr>
          <w:trHeight w:val="300"/>
        </w:trPr>
        <w:tc>
          <w:tcPr>
            <w:tcW w:w="2037" w:type="dxa"/>
            <w:tcBorders>
              <w:bottom w:val="single" w:color="DCDFE5" w:sz="6"/>
            </w:tcBorders>
            <w:tcMar>
              <w:top w:w="120" w:type="dxa"/>
              <w:bottom w:w="120" w:type="dxa"/>
              <w:right w:w="240" w:type="dxa"/>
            </w:tcMar>
            <w:vAlign w:val="top"/>
          </w:tcPr>
          <w:p w:rsidR="6CC70B08" w:rsidP="3BED81E6" w:rsidRDefault="6CC70B08" w14:paraId="640E3752" w14:textId="1DCA5AC8">
            <w:pPr>
              <w:shd w:val="clear" w:color="auto" w:fill="FFFFFF" w:themeFill="background1"/>
              <w:spacing w:before="0" w:beforeAutospacing="off" w:after="0" w:afterAutospacing="off" w:line="330" w:lineRule="auto"/>
              <w:jc w:val="left"/>
              <w:rPr>
                <w:rFonts w:ascii="Arial" w:hAnsi="Arial" w:eastAsia="Arial" w:cs="Arial"/>
                <w:b w:val="1"/>
                <w:bCs w:val="1"/>
                <w:sz w:val="24"/>
                <w:szCs w:val="24"/>
              </w:rPr>
            </w:pPr>
            <w:r w:rsidRPr="3BED81E6" w:rsidR="6CC70B08">
              <w:rPr>
                <w:rFonts w:ascii="Arial" w:hAnsi="Arial" w:eastAsia="Arial" w:cs="Arial"/>
                <w:b w:val="1"/>
                <w:bCs w:val="1"/>
                <w:sz w:val="24"/>
                <w:szCs w:val="24"/>
              </w:rPr>
              <w:t>Feature</w:t>
            </w:r>
          </w:p>
        </w:tc>
        <w:tc>
          <w:tcPr>
            <w:tcW w:w="2687" w:type="dxa"/>
            <w:tcBorders>
              <w:bottom w:val="single" w:color="DCDFE5" w:sz="6"/>
            </w:tcBorders>
            <w:tcMar>
              <w:top w:w="120" w:type="dxa"/>
              <w:bottom w:w="120" w:type="dxa"/>
              <w:right w:w="240" w:type="dxa"/>
            </w:tcMar>
            <w:vAlign w:val="top"/>
          </w:tcPr>
          <w:p w:rsidR="6CC70B08" w:rsidP="3BED81E6" w:rsidRDefault="6CC70B08" w14:paraId="6E90FDBF" w14:textId="7337F67F">
            <w:pPr>
              <w:shd w:val="clear" w:color="auto" w:fill="FFFFFF" w:themeFill="background1"/>
              <w:spacing w:before="0" w:beforeAutospacing="off" w:after="0" w:afterAutospacing="off" w:line="330" w:lineRule="auto"/>
              <w:jc w:val="left"/>
              <w:rPr>
                <w:rFonts w:ascii="Arial" w:hAnsi="Arial" w:eastAsia="Arial" w:cs="Arial"/>
                <w:b w:val="1"/>
                <w:bCs w:val="1"/>
                <w:sz w:val="24"/>
                <w:szCs w:val="24"/>
              </w:rPr>
            </w:pPr>
            <w:r w:rsidRPr="3BED81E6" w:rsidR="6CC70B08">
              <w:rPr>
                <w:rFonts w:ascii="Arial" w:hAnsi="Arial" w:eastAsia="Arial" w:cs="Arial"/>
                <w:b w:val="1"/>
                <w:bCs w:val="1"/>
                <w:sz w:val="24"/>
                <w:szCs w:val="24"/>
              </w:rPr>
              <w:t>Data Source</w:t>
            </w:r>
          </w:p>
        </w:tc>
        <w:tc>
          <w:tcPr>
            <w:tcW w:w="4516" w:type="dxa"/>
            <w:tcBorders>
              <w:bottom w:val="single" w:color="DCDFE5" w:sz="6"/>
            </w:tcBorders>
            <w:tcMar>
              <w:top w:w="120" w:type="dxa"/>
              <w:bottom w:w="120" w:type="dxa"/>
            </w:tcMar>
            <w:vAlign w:val="top"/>
          </w:tcPr>
          <w:p w:rsidR="6CC70B08" w:rsidP="3BED81E6" w:rsidRDefault="6CC70B08" w14:paraId="5C01B0F0" w14:textId="5044EECA">
            <w:pPr>
              <w:shd w:val="clear" w:color="auto" w:fill="FFFFFF" w:themeFill="background1"/>
              <w:spacing w:before="0" w:beforeAutospacing="off" w:after="0" w:afterAutospacing="off" w:line="330" w:lineRule="auto"/>
              <w:jc w:val="left"/>
              <w:rPr>
                <w:rFonts w:ascii="Arial" w:hAnsi="Arial" w:eastAsia="Arial" w:cs="Arial"/>
                <w:b w:val="1"/>
                <w:bCs w:val="1"/>
                <w:sz w:val="24"/>
                <w:szCs w:val="24"/>
              </w:rPr>
            </w:pPr>
            <w:r w:rsidRPr="3BED81E6" w:rsidR="6CC70B08">
              <w:rPr>
                <w:rFonts w:ascii="Arial" w:hAnsi="Arial" w:eastAsia="Arial" w:cs="Arial"/>
                <w:b w:val="1"/>
                <w:bCs w:val="1"/>
                <w:sz w:val="24"/>
                <w:szCs w:val="24"/>
              </w:rPr>
              <w:t>Database Used</w:t>
            </w:r>
          </w:p>
        </w:tc>
      </w:tr>
      <w:tr w:rsidR="6CC70B08" w:rsidTr="3BED81E6" w14:paraId="5DE11443">
        <w:trPr>
          <w:trHeight w:val="300"/>
        </w:trPr>
        <w:tc>
          <w:tcPr>
            <w:tcW w:w="2037" w:type="dxa"/>
            <w:tcBorders>
              <w:bottom w:val="single" w:color="DCDFE5" w:sz="6"/>
            </w:tcBorders>
            <w:tcMar>
              <w:top w:w="180" w:type="dxa"/>
              <w:bottom w:w="180" w:type="dxa"/>
              <w:right w:w="240" w:type="dxa"/>
            </w:tcMar>
            <w:vAlign w:val="top"/>
          </w:tcPr>
          <w:p w:rsidR="6CC70B08" w:rsidP="3BED81E6" w:rsidRDefault="6CC70B08" w14:paraId="290456BC" w14:textId="44C9308C">
            <w:pPr>
              <w:shd w:val="clear" w:color="auto" w:fill="FFFFFF" w:themeFill="background1"/>
              <w:spacing w:before="0" w:beforeAutospacing="off" w:after="0" w:afterAutospacing="off" w:line="330" w:lineRule="auto"/>
              <w:rPr>
                <w:rFonts w:ascii="Arial" w:hAnsi="Arial" w:eastAsia="Arial" w:cs="Arial"/>
                <w:b w:val="1"/>
                <w:bCs w:val="1"/>
                <w:color w:val="0A0A0A"/>
                <w:sz w:val="24"/>
                <w:szCs w:val="24"/>
              </w:rPr>
            </w:pPr>
            <w:r w:rsidRPr="3BED81E6" w:rsidR="6CC70B08">
              <w:rPr>
                <w:rFonts w:ascii="Arial" w:hAnsi="Arial" w:eastAsia="Arial" w:cs="Arial"/>
                <w:b w:val="1"/>
                <w:bCs w:val="1"/>
                <w:color w:val="0A0A0A"/>
                <w:sz w:val="24"/>
                <w:szCs w:val="24"/>
              </w:rPr>
              <w:t>Report Analysis</w:t>
            </w:r>
          </w:p>
        </w:tc>
        <w:tc>
          <w:tcPr>
            <w:tcW w:w="2687" w:type="dxa"/>
            <w:tcBorders>
              <w:bottom w:val="single" w:color="DCDFE5" w:sz="6"/>
            </w:tcBorders>
            <w:tcMar>
              <w:top w:w="180" w:type="dxa"/>
              <w:bottom w:w="180" w:type="dxa"/>
              <w:right w:w="240" w:type="dxa"/>
            </w:tcMar>
            <w:vAlign w:val="top"/>
          </w:tcPr>
          <w:p w:rsidR="6CC70B08" w:rsidP="3BED81E6" w:rsidRDefault="6CC70B08" w14:paraId="46EC1A3C" w14:textId="22D04BF1">
            <w:pPr>
              <w:shd w:val="clear" w:color="auto" w:fill="FFFFFF" w:themeFill="background1"/>
              <w:spacing w:before="0" w:beforeAutospacing="off" w:after="0" w:afterAutospacing="off" w:line="330" w:lineRule="auto"/>
              <w:rPr>
                <w:rFonts w:ascii="Arial" w:hAnsi="Arial" w:eastAsia="Arial" w:cs="Arial"/>
                <w:b w:val="0"/>
                <w:bCs w:val="0"/>
                <w:color w:val="0A0A0A"/>
                <w:sz w:val="24"/>
                <w:szCs w:val="24"/>
              </w:rPr>
            </w:pPr>
            <w:r w:rsidRPr="3BED81E6" w:rsidR="6CC70B08">
              <w:rPr>
                <w:rFonts w:ascii="Arial" w:hAnsi="Arial" w:eastAsia="Arial" w:cs="Arial"/>
                <w:b w:val="0"/>
                <w:bCs w:val="0"/>
                <w:color w:val="0A0A0A"/>
                <w:sz w:val="24"/>
                <w:szCs w:val="24"/>
              </w:rPr>
              <w:t>User-uploaded PDF/Image</w:t>
            </w:r>
          </w:p>
        </w:tc>
        <w:tc>
          <w:tcPr>
            <w:tcW w:w="4516" w:type="dxa"/>
            <w:tcBorders>
              <w:bottom w:val="single" w:color="DCDFE5" w:sz="6"/>
            </w:tcBorders>
            <w:tcMar>
              <w:top w:w="180" w:type="dxa"/>
              <w:bottom w:w="180" w:type="dxa"/>
            </w:tcMar>
            <w:vAlign w:val="top"/>
          </w:tcPr>
          <w:p w:rsidR="6CC70B08" w:rsidP="3BED81E6" w:rsidRDefault="6CC70B08" w14:paraId="220553F4" w14:textId="589BACF7">
            <w:pPr>
              <w:shd w:val="clear" w:color="auto" w:fill="FFFFFF" w:themeFill="background1"/>
              <w:spacing w:before="0" w:beforeAutospacing="off" w:after="0" w:afterAutospacing="off" w:line="330" w:lineRule="auto"/>
              <w:rPr>
                <w:rFonts w:ascii="Arial" w:hAnsi="Arial" w:eastAsia="Arial" w:cs="Arial"/>
                <w:b w:val="0"/>
                <w:bCs w:val="0"/>
                <w:color w:val="0A0A0A"/>
                <w:sz w:val="24"/>
                <w:szCs w:val="24"/>
              </w:rPr>
            </w:pPr>
            <w:r w:rsidRPr="3BED81E6" w:rsidR="6CC70B08">
              <w:rPr>
                <w:rFonts w:ascii="Arial" w:hAnsi="Arial" w:eastAsia="Arial" w:cs="Arial"/>
                <w:b w:val="1"/>
                <w:bCs w:val="1"/>
                <w:color w:val="0A0A0A"/>
                <w:sz w:val="24"/>
                <w:szCs w:val="24"/>
              </w:rPr>
              <w:t>Ephemeral Vector Store</w:t>
            </w:r>
            <w:r w:rsidRPr="3BED81E6" w:rsidR="6CC70B08">
              <w:rPr>
                <w:rFonts w:ascii="Arial" w:hAnsi="Arial" w:eastAsia="Arial" w:cs="Arial"/>
                <w:b w:val="0"/>
                <w:bCs w:val="0"/>
                <w:color w:val="0A0A0A"/>
                <w:sz w:val="24"/>
                <w:szCs w:val="24"/>
              </w:rPr>
              <w:t xml:space="preserve"> (Report Chunks)</w:t>
            </w:r>
          </w:p>
        </w:tc>
      </w:tr>
      <w:tr w:rsidR="6CC70B08" w:rsidTr="3BED81E6" w14:paraId="30340D0C">
        <w:trPr>
          <w:trHeight w:val="300"/>
        </w:trPr>
        <w:tc>
          <w:tcPr>
            <w:tcW w:w="2037" w:type="dxa"/>
            <w:tcBorders>
              <w:bottom w:val="single" w:color="DCDFE5" w:sz="6"/>
            </w:tcBorders>
            <w:tcMar>
              <w:top w:w="180" w:type="dxa"/>
              <w:bottom w:w="180" w:type="dxa"/>
              <w:right w:w="240" w:type="dxa"/>
            </w:tcMar>
            <w:vAlign w:val="top"/>
          </w:tcPr>
          <w:p w:rsidR="6CC70B08" w:rsidP="3BED81E6" w:rsidRDefault="6CC70B08" w14:paraId="39478EA9" w14:textId="356AB6DE">
            <w:pPr>
              <w:shd w:val="clear" w:color="auto" w:fill="FFFFFF" w:themeFill="background1"/>
              <w:spacing w:before="0" w:beforeAutospacing="off" w:after="0" w:afterAutospacing="off" w:line="330" w:lineRule="auto"/>
              <w:rPr>
                <w:rFonts w:ascii="Arial" w:hAnsi="Arial" w:eastAsia="Arial" w:cs="Arial"/>
                <w:b w:val="1"/>
                <w:bCs w:val="1"/>
                <w:color w:val="0A0A0A"/>
                <w:sz w:val="24"/>
                <w:szCs w:val="24"/>
              </w:rPr>
            </w:pPr>
            <w:r w:rsidRPr="3BED81E6" w:rsidR="6CC70B08">
              <w:rPr>
                <w:rFonts w:ascii="Arial" w:hAnsi="Arial" w:eastAsia="Arial" w:cs="Arial"/>
                <w:b w:val="1"/>
                <w:bCs w:val="1"/>
                <w:color w:val="0A0A0A"/>
                <w:sz w:val="24"/>
                <w:szCs w:val="24"/>
              </w:rPr>
              <w:t>Cross-Questioning</w:t>
            </w:r>
          </w:p>
        </w:tc>
        <w:tc>
          <w:tcPr>
            <w:tcW w:w="2687" w:type="dxa"/>
            <w:tcBorders>
              <w:bottom w:val="single" w:color="DCDFE5" w:sz="6"/>
            </w:tcBorders>
            <w:tcMar>
              <w:top w:w="180" w:type="dxa"/>
              <w:bottom w:w="180" w:type="dxa"/>
              <w:right w:w="240" w:type="dxa"/>
            </w:tcMar>
            <w:vAlign w:val="top"/>
          </w:tcPr>
          <w:p w:rsidR="6CC70B08" w:rsidP="3BED81E6" w:rsidRDefault="6CC70B08" w14:paraId="07CAF81A" w14:textId="7BB0E0B2">
            <w:pPr>
              <w:shd w:val="clear" w:color="auto" w:fill="FFFFFF" w:themeFill="background1"/>
              <w:spacing w:before="0" w:beforeAutospacing="off" w:after="0" w:afterAutospacing="off" w:line="330" w:lineRule="auto"/>
              <w:rPr>
                <w:rFonts w:ascii="Arial" w:hAnsi="Arial" w:eastAsia="Arial" w:cs="Arial"/>
                <w:b w:val="0"/>
                <w:bCs w:val="0"/>
                <w:color w:val="0A0A0A"/>
                <w:sz w:val="24"/>
                <w:szCs w:val="24"/>
                <w:lang w:val="en-US"/>
              </w:rPr>
            </w:pPr>
            <w:r w:rsidRPr="3BED81E6" w:rsidR="6CC70B08">
              <w:rPr>
                <w:rFonts w:ascii="Arial" w:hAnsi="Arial" w:eastAsia="Arial" w:cs="Arial"/>
                <w:b w:val="0"/>
                <w:bCs w:val="0"/>
                <w:color w:val="0A0A0A"/>
                <w:sz w:val="24"/>
                <w:szCs w:val="24"/>
                <w:lang w:val="en-US"/>
              </w:rPr>
              <w:t>Previous</w:t>
            </w:r>
            <w:r w:rsidRPr="3BED81E6" w:rsidR="6CC70B08">
              <w:rPr>
                <w:rFonts w:ascii="Arial" w:hAnsi="Arial" w:eastAsia="Arial" w:cs="Arial"/>
                <w:b w:val="0"/>
                <w:bCs w:val="0"/>
                <w:color w:val="0A0A0A"/>
                <w:sz w:val="24"/>
                <w:szCs w:val="24"/>
                <w:lang w:val="en-US"/>
              </w:rPr>
              <w:t xml:space="preserve"> Chat Turns</w:t>
            </w:r>
          </w:p>
        </w:tc>
        <w:tc>
          <w:tcPr>
            <w:tcW w:w="4516" w:type="dxa"/>
            <w:tcBorders>
              <w:bottom w:val="single" w:color="DCDFE5" w:sz="6"/>
            </w:tcBorders>
            <w:tcMar>
              <w:top w:w="180" w:type="dxa"/>
              <w:bottom w:w="180" w:type="dxa"/>
            </w:tcMar>
            <w:vAlign w:val="top"/>
          </w:tcPr>
          <w:p w:rsidR="6CC70B08" w:rsidP="3BED81E6" w:rsidRDefault="6CC70B08" w14:paraId="65825478" w14:textId="37781FF5">
            <w:pPr>
              <w:shd w:val="clear" w:color="auto" w:fill="FFFFFF" w:themeFill="background1"/>
              <w:spacing w:before="0" w:beforeAutospacing="off" w:after="0" w:afterAutospacing="off" w:line="330" w:lineRule="auto"/>
              <w:rPr>
                <w:rFonts w:ascii="Arial" w:hAnsi="Arial" w:eastAsia="Arial" w:cs="Arial"/>
                <w:b w:val="0"/>
                <w:bCs w:val="0"/>
                <w:color w:val="0A0A0A"/>
                <w:sz w:val="24"/>
                <w:szCs w:val="24"/>
              </w:rPr>
            </w:pPr>
            <w:r w:rsidRPr="3BED81E6" w:rsidR="6CC70B08">
              <w:rPr>
                <w:rFonts w:ascii="Arial" w:hAnsi="Arial" w:eastAsia="Arial" w:cs="Arial"/>
                <w:b w:val="1"/>
                <w:bCs w:val="1"/>
                <w:color w:val="0A0A0A"/>
                <w:sz w:val="24"/>
                <w:szCs w:val="24"/>
              </w:rPr>
              <w:t>Redis/DynamoDB</w:t>
            </w:r>
            <w:r w:rsidRPr="3BED81E6" w:rsidR="6CC70B08">
              <w:rPr>
                <w:rFonts w:ascii="Arial" w:hAnsi="Arial" w:eastAsia="Arial" w:cs="Arial"/>
                <w:b w:val="0"/>
                <w:bCs w:val="0"/>
                <w:color w:val="0A0A0A"/>
                <w:sz w:val="24"/>
                <w:szCs w:val="24"/>
              </w:rPr>
              <w:t xml:space="preserve"> (Conversation History)</w:t>
            </w:r>
          </w:p>
        </w:tc>
      </w:tr>
      <w:tr w:rsidR="6CC70B08" w:rsidTr="3BED81E6" w14:paraId="77B37576">
        <w:trPr>
          <w:trHeight w:val="300"/>
        </w:trPr>
        <w:tc>
          <w:tcPr>
            <w:tcW w:w="2037" w:type="dxa"/>
            <w:tcBorders>
              <w:bottom w:val="nil"/>
            </w:tcBorders>
            <w:tcMar>
              <w:top w:w="180" w:type="dxa"/>
              <w:bottom w:w="180" w:type="dxa"/>
              <w:right w:w="240" w:type="dxa"/>
            </w:tcMar>
            <w:vAlign w:val="top"/>
          </w:tcPr>
          <w:p w:rsidR="6CC70B08" w:rsidP="3BED81E6" w:rsidRDefault="6CC70B08" w14:paraId="207A7883" w14:textId="216393BA">
            <w:pPr>
              <w:shd w:val="clear" w:color="auto" w:fill="FFFFFF" w:themeFill="background1"/>
              <w:spacing w:before="0" w:beforeAutospacing="off" w:after="0" w:afterAutospacing="off" w:line="330" w:lineRule="auto"/>
              <w:rPr>
                <w:rFonts w:ascii="Arial" w:hAnsi="Arial" w:eastAsia="Arial" w:cs="Arial"/>
                <w:b w:val="1"/>
                <w:bCs w:val="1"/>
                <w:color w:val="0A0A0A"/>
                <w:sz w:val="24"/>
                <w:szCs w:val="24"/>
              </w:rPr>
            </w:pPr>
            <w:r w:rsidRPr="3BED81E6" w:rsidR="6CC70B08">
              <w:rPr>
                <w:rFonts w:ascii="Arial" w:hAnsi="Arial" w:eastAsia="Arial" w:cs="Arial"/>
                <w:b w:val="1"/>
                <w:bCs w:val="1"/>
                <w:color w:val="0A0A0A"/>
                <w:sz w:val="24"/>
                <w:szCs w:val="24"/>
              </w:rPr>
              <w:t>General Queries</w:t>
            </w:r>
          </w:p>
        </w:tc>
        <w:tc>
          <w:tcPr>
            <w:tcW w:w="2687" w:type="dxa"/>
            <w:tcBorders>
              <w:bottom w:val="nil"/>
            </w:tcBorders>
            <w:tcMar>
              <w:top w:w="180" w:type="dxa"/>
              <w:bottom w:w="180" w:type="dxa"/>
              <w:right w:w="240" w:type="dxa"/>
            </w:tcMar>
            <w:vAlign w:val="top"/>
          </w:tcPr>
          <w:p w:rsidR="6CC70B08" w:rsidP="3BED81E6" w:rsidRDefault="6CC70B08" w14:paraId="2CFDEAFD" w14:textId="5FD683CB">
            <w:pPr>
              <w:shd w:val="clear" w:color="auto" w:fill="FFFFFF" w:themeFill="background1"/>
              <w:spacing w:before="0" w:beforeAutospacing="off" w:after="0" w:afterAutospacing="off" w:line="330" w:lineRule="auto"/>
              <w:rPr>
                <w:rFonts w:ascii="Arial" w:hAnsi="Arial" w:eastAsia="Arial" w:cs="Arial"/>
                <w:b w:val="0"/>
                <w:bCs w:val="0"/>
                <w:color w:val="0A0A0A"/>
                <w:sz w:val="24"/>
                <w:szCs w:val="24"/>
              </w:rPr>
            </w:pPr>
            <w:r w:rsidRPr="3BED81E6" w:rsidR="6CC70B08">
              <w:rPr>
                <w:rFonts w:ascii="Arial" w:hAnsi="Arial" w:eastAsia="Arial" w:cs="Arial"/>
                <w:b w:val="0"/>
                <w:bCs w:val="0"/>
                <w:color w:val="0A0A0A"/>
                <w:sz w:val="24"/>
                <w:szCs w:val="24"/>
              </w:rPr>
              <w:t>Medical Guidelines/FAQs</w:t>
            </w:r>
          </w:p>
        </w:tc>
        <w:tc>
          <w:tcPr>
            <w:tcW w:w="4516" w:type="dxa"/>
            <w:tcBorders>
              <w:bottom w:val="nil"/>
            </w:tcBorders>
            <w:tcMar>
              <w:top w:w="180" w:type="dxa"/>
              <w:bottom w:w="180" w:type="dxa"/>
            </w:tcMar>
            <w:vAlign w:val="top"/>
          </w:tcPr>
          <w:p w:rsidR="6CC70B08" w:rsidP="3BED81E6" w:rsidRDefault="6CC70B08" w14:paraId="24DD53DC" w14:textId="39A5786D">
            <w:pPr>
              <w:shd w:val="clear" w:color="auto" w:fill="FFFFFF" w:themeFill="background1"/>
              <w:spacing w:before="0" w:beforeAutospacing="off" w:after="0" w:afterAutospacing="off" w:line="330" w:lineRule="auto"/>
              <w:rPr>
                <w:rFonts w:ascii="Arial" w:hAnsi="Arial" w:eastAsia="Arial" w:cs="Arial"/>
                <w:b w:val="0"/>
                <w:bCs w:val="0"/>
                <w:color w:val="0A0A0A"/>
                <w:sz w:val="24"/>
                <w:szCs w:val="24"/>
              </w:rPr>
            </w:pPr>
            <w:r w:rsidRPr="3BED81E6" w:rsidR="6CC70B08">
              <w:rPr>
                <w:rFonts w:ascii="Arial" w:hAnsi="Arial" w:eastAsia="Arial" w:cs="Arial"/>
                <w:b w:val="1"/>
                <w:bCs w:val="1"/>
                <w:color w:val="0A0A0A"/>
                <w:sz w:val="24"/>
                <w:szCs w:val="24"/>
              </w:rPr>
              <w:t>Knowledge Vector DB</w:t>
            </w:r>
            <w:r w:rsidRPr="3BED81E6" w:rsidR="6CC70B08">
              <w:rPr>
                <w:rFonts w:ascii="Arial" w:hAnsi="Arial" w:eastAsia="Arial" w:cs="Arial"/>
                <w:b w:val="0"/>
                <w:bCs w:val="0"/>
                <w:color w:val="0A0A0A"/>
                <w:sz w:val="24"/>
                <w:szCs w:val="24"/>
              </w:rPr>
              <w:t xml:space="preserve"> (Global Cancer Data)</w:t>
            </w:r>
          </w:p>
        </w:tc>
      </w:tr>
    </w:tbl>
    <w:p w:rsidR="1FD020E0" w:rsidP="3BED81E6" w:rsidRDefault="1FD020E0" w14:paraId="5A2193F5" w14:textId="57E3EA77">
      <w:pPr>
        <w:shd w:val="clear" w:color="auto" w:fill="FFFFFF" w:themeFill="background1"/>
        <w:bidi w:val="0"/>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3. Critical Medical &amp; Privacy Aspects</w:t>
      </w:r>
    </w:p>
    <w:p w:rsidR="1FD020E0" w:rsidP="3BED81E6" w:rsidRDefault="1FD020E0" w14:paraId="1C0F0F41" w14:textId="0BDA1F83">
      <w:pPr>
        <w:pStyle w:val="ListParagraph"/>
        <w:numPr>
          <w:ilvl w:val="0"/>
          <w:numId w:val="9"/>
        </w:numPr>
        <w:shd w:val="clear" w:color="auto" w:fill="FFFFFF" w:themeFill="background1"/>
        <w:bidi w:val="0"/>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Metadata Filtering:</w:t>
      </w:r>
      <w:r w:rsidRPr="3BED81E6" w:rsidR="1FD020E0">
        <w:rPr>
          <w:rFonts w:ascii="Arial" w:hAnsi="Arial" w:eastAsia="Arial" w:cs="Arial"/>
          <w:b w:val="0"/>
          <w:bCs w:val="0"/>
          <w:i w:val="0"/>
          <w:iCs w:val="0"/>
          <w:caps w:val="0"/>
          <w:smallCaps w:val="0"/>
          <w:noProof w:val="0"/>
          <w:color w:val="0A0A0A"/>
          <w:sz w:val="24"/>
          <w:szCs w:val="24"/>
          <w:lang w:val="en-US"/>
        </w:rPr>
        <w:t xml:space="preserve"> In your Knowledge Vector DB, use metadata tags to separate information by cancer type (e.g., </w:t>
      </w:r>
      <w:r w:rsidRPr="3BED81E6" w:rsidR="1FD020E0">
        <w:rPr>
          <w:rFonts w:ascii="Consolas" w:hAnsi="Consolas" w:eastAsia="Consolas" w:cs="Consolas"/>
          <w:b w:val="0"/>
          <w:bCs w:val="0"/>
          <w:i w:val="0"/>
          <w:iCs w:val="0"/>
          <w:caps w:val="0"/>
          <w:smallCaps w:val="0"/>
          <w:noProof w:val="0"/>
          <w:color w:val="0A0A0A"/>
          <w:sz w:val="24"/>
          <w:szCs w:val="24"/>
          <w:lang w:val="en-US"/>
        </w:rPr>
        <w:t xml:space="preserve">type: </w:t>
      </w:r>
      <w:r w:rsidRPr="3BED81E6" w:rsidR="1FD020E0">
        <w:rPr>
          <w:rFonts w:ascii="Consolas" w:hAnsi="Consolas" w:eastAsia="Consolas" w:cs="Consolas"/>
          <w:b w:val="0"/>
          <w:bCs w:val="0"/>
          <w:i w:val="0"/>
          <w:iCs w:val="0"/>
          <w:caps w:val="0"/>
          <w:smallCaps w:val="0"/>
          <w:noProof w:val="0"/>
          <w:color w:val="0A0A0A"/>
          <w:sz w:val="24"/>
          <w:szCs w:val="24"/>
          <w:lang w:val="en-US"/>
        </w:rPr>
        <w:t>lung_cancer</w:t>
      </w:r>
      <w:r w:rsidRPr="3BED81E6" w:rsidR="1FD020E0">
        <w:rPr>
          <w:rFonts w:ascii="Arial" w:hAnsi="Arial" w:eastAsia="Arial" w:cs="Arial"/>
          <w:b w:val="0"/>
          <w:bCs w:val="0"/>
          <w:i w:val="0"/>
          <w:iCs w:val="0"/>
          <w:caps w:val="0"/>
          <w:smallCaps w:val="0"/>
          <w:noProof w:val="0"/>
          <w:color w:val="0A0A0A"/>
          <w:sz w:val="24"/>
          <w:szCs w:val="24"/>
          <w:lang w:val="en-US"/>
        </w:rPr>
        <w:t xml:space="preserve">). This ensures the bot </w:t>
      </w:r>
      <w:r w:rsidRPr="3BED81E6" w:rsidR="1FD020E0">
        <w:rPr>
          <w:rFonts w:ascii="Arial" w:hAnsi="Arial" w:eastAsia="Arial" w:cs="Arial"/>
          <w:b w:val="0"/>
          <w:bCs w:val="0"/>
          <w:i w:val="0"/>
          <w:iCs w:val="0"/>
          <w:caps w:val="0"/>
          <w:smallCaps w:val="0"/>
          <w:noProof w:val="0"/>
          <w:color w:val="0A0A0A"/>
          <w:sz w:val="24"/>
          <w:szCs w:val="24"/>
          <w:lang w:val="en-US"/>
        </w:rPr>
        <w:t>doesn't</w:t>
      </w:r>
      <w:r w:rsidRPr="3BED81E6" w:rsidR="1FD020E0">
        <w:rPr>
          <w:rFonts w:ascii="Arial" w:hAnsi="Arial" w:eastAsia="Arial" w:cs="Arial"/>
          <w:b w:val="0"/>
          <w:bCs w:val="0"/>
          <w:i w:val="0"/>
          <w:iCs w:val="0"/>
          <w:caps w:val="0"/>
          <w:smallCaps w:val="0"/>
          <w:noProof w:val="0"/>
          <w:color w:val="0A0A0A"/>
          <w:sz w:val="24"/>
          <w:szCs w:val="24"/>
          <w:lang w:val="en-US"/>
        </w:rPr>
        <w:t xml:space="preserve"> pull irrelevant data from breast cancer studies when answering a lung cancer query.</w:t>
      </w:r>
    </w:p>
    <w:p w:rsidR="1FD020E0" w:rsidP="3BED81E6" w:rsidRDefault="1FD020E0" w14:paraId="48FA2CC0" w14:textId="1B476C80">
      <w:pPr>
        <w:pStyle w:val="ListParagraph"/>
        <w:numPr>
          <w:ilvl w:val="0"/>
          <w:numId w:val="9"/>
        </w:numPr>
        <w:shd w:val="clear" w:color="auto" w:fill="FFFFFF" w:themeFill="background1"/>
        <w:bidi w:val="0"/>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Data Isolation:</w:t>
      </w:r>
      <w:r w:rsidRPr="3BED81E6" w:rsidR="1FD020E0">
        <w:rPr>
          <w:rFonts w:ascii="Arial" w:hAnsi="Arial" w:eastAsia="Arial" w:cs="Arial"/>
          <w:b w:val="0"/>
          <w:bCs w:val="0"/>
          <w:i w:val="0"/>
          <w:iCs w:val="0"/>
          <w:caps w:val="0"/>
          <w:smallCaps w:val="0"/>
          <w:noProof w:val="0"/>
          <w:color w:val="0A0A0A"/>
          <w:sz w:val="24"/>
          <w:szCs w:val="24"/>
          <w:lang w:val="en-US"/>
        </w:rPr>
        <w:t xml:space="preserve"> Never mix different patients' report chunks in the same global index. Use </w:t>
      </w:r>
      <w:r w:rsidRPr="3BED81E6" w:rsidR="1FD020E0">
        <w:rPr>
          <w:rFonts w:ascii="Arial" w:hAnsi="Arial" w:eastAsia="Arial" w:cs="Arial"/>
          <w:b w:val="1"/>
          <w:bCs w:val="1"/>
          <w:i w:val="0"/>
          <w:iCs w:val="0"/>
          <w:caps w:val="0"/>
          <w:smallCaps w:val="0"/>
          <w:noProof w:val="0"/>
          <w:color w:val="0A0A0A"/>
          <w:sz w:val="24"/>
          <w:szCs w:val="24"/>
          <w:lang w:val="en-US"/>
        </w:rPr>
        <w:t>Namespace partitioning</w:t>
      </w:r>
      <w:r w:rsidRPr="3BED81E6" w:rsidR="1FD020E0">
        <w:rPr>
          <w:rFonts w:ascii="Arial" w:hAnsi="Arial" w:eastAsia="Arial" w:cs="Arial"/>
          <w:b w:val="0"/>
          <w:bCs w:val="0"/>
          <w:i w:val="0"/>
          <w:iCs w:val="0"/>
          <w:caps w:val="0"/>
          <w:smallCaps w:val="0"/>
          <w:noProof w:val="0"/>
          <w:color w:val="0A0A0A"/>
          <w:sz w:val="24"/>
          <w:szCs w:val="24"/>
          <w:lang w:val="en-US"/>
        </w:rPr>
        <w:t xml:space="preserve"> or separate collections in Milvus/</w:t>
      </w:r>
      <w:r w:rsidRPr="3BED81E6" w:rsidR="1FD020E0">
        <w:rPr>
          <w:rFonts w:ascii="Arial" w:hAnsi="Arial" w:eastAsia="Arial" w:cs="Arial"/>
          <w:b w:val="0"/>
          <w:bCs w:val="0"/>
          <w:i w:val="0"/>
          <w:iCs w:val="0"/>
          <w:caps w:val="0"/>
          <w:smallCaps w:val="0"/>
          <w:noProof w:val="0"/>
          <w:color w:val="0A0A0A"/>
          <w:sz w:val="24"/>
          <w:szCs w:val="24"/>
          <w:lang w:val="en-US"/>
        </w:rPr>
        <w:t>Qdrant</w:t>
      </w:r>
      <w:r w:rsidRPr="3BED81E6" w:rsidR="1FD020E0">
        <w:rPr>
          <w:rFonts w:ascii="Arial" w:hAnsi="Arial" w:eastAsia="Arial" w:cs="Arial"/>
          <w:b w:val="0"/>
          <w:bCs w:val="0"/>
          <w:i w:val="0"/>
          <w:iCs w:val="0"/>
          <w:caps w:val="0"/>
          <w:smallCaps w:val="0"/>
          <w:noProof w:val="0"/>
          <w:color w:val="0A0A0A"/>
          <w:sz w:val="24"/>
          <w:szCs w:val="24"/>
          <w:lang w:val="en-US"/>
        </w:rPr>
        <w:t xml:space="preserve"> to ensure User A's report data is physically unreachable by User B's query.</w:t>
      </w:r>
    </w:p>
    <w:p w:rsidR="1FD020E0" w:rsidP="3BED81E6" w:rsidRDefault="1FD020E0" w14:paraId="5E09142F" w14:textId="50277359">
      <w:pPr>
        <w:pStyle w:val="ListParagraph"/>
        <w:numPr>
          <w:ilvl w:val="0"/>
          <w:numId w:val="9"/>
        </w:numPr>
        <w:shd w:val="clear" w:color="auto" w:fill="FFFFFF" w:themeFill="background1"/>
        <w:bidi w:val="0"/>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PII Stripping:</w:t>
      </w:r>
      <w:r w:rsidRPr="3BED81E6" w:rsidR="1FD020E0">
        <w:rPr>
          <w:rFonts w:ascii="Arial" w:hAnsi="Arial" w:eastAsia="Arial" w:cs="Arial"/>
          <w:b w:val="0"/>
          <w:bCs w:val="0"/>
          <w:i w:val="0"/>
          <w:iCs w:val="0"/>
          <w:caps w:val="0"/>
          <w:smallCaps w:val="0"/>
          <w:noProof w:val="0"/>
          <w:color w:val="0A0A0A"/>
          <w:sz w:val="24"/>
          <w:szCs w:val="24"/>
          <w:lang w:val="en-US"/>
        </w:rPr>
        <w:t xml:space="preserve"> Before storing report summaries or chat history in a database like Redis, use a "De-identification" layer to strip names, addresses, and ID numbers to </w:t>
      </w:r>
      <w:r w:rsidRPr="3BED81E6" w:rsidR="1FD020E0">
        <w:rPr>
          <w:rFonts w:ascii="Arial" w:hAnsi="Arial" w:eastAsia="Arial" w:cs="Arial"/>
          <w:b w:val="0"/>
          <w:bCs w:val="0"/>
          <w:i w:val="0"/>
          <w:iCs w:val="0"/>
          <w:caps w:val="0"/>
          <w:smallCaps w:val="0"/>
          <w:noProof w:val="0"/>
          <w:color w:val="0A0A0A"/>
          <w:sz w:val="24"/>
          <w:szCs w:val="24"/>
          <w:lang w:val="en-US"/>
        </w:rPr>
        <w:t>comply with</w:t>
      </w:r>
      <w:r w:rsidRPr="3BED81E6" w:rsidR="1FD020E0">
        <w:rPr>
          <w:rFonts w:ascii="Arial" w:hAnsi="Arial" w:eastAsia="Arial" w:cs="Arial"/>
          <w:b w:val="0"/>
          <w:bCs w:val="0"/>
          <w:i w:val="0"/>
          <w:iCs w:val="0"/>
          <w:caps w:val="0"/>
          <w:smallCaps w:val="0"/>
          <w:noProof w:val="0"/>
          <w:color w:val="0A0A0A"/>
          <w:sz w:val="24"/>
          <w:szCs w:val="24"/>
          <w:lang w:val="en-US"/>
        </w:rPr>
        <w:t xml:space="preserve"> health regulations like </w:t>
      </w:r>
      <w:r w:rsidRPr="3BED81E6" w:rsidR="1FD020E0">
        <w:rPr>
          <w:rFonts w:ascii="Arial" w:hAnsi="Arial" w:eastAsia="Arial" w:cs="Arial"/>
          <w:b w:val="1"/>
          <w:bCs w:val="1"/>
          <w:i w:val="0"/>
          <w:iCs w:val="0"/>
          <w:caps w:val="0"/>
          <w:smallCaps w:val="0"/>
          <w:noProof w:val="0"/>
          <w:color w:val="0A0A0A"/>
          <w:sz w:val="24"/>
          <w:szCs w:val="24"/>
          <w:lang w:val="en-US"/>
        </w:rPr>
        <w:t>HIPAA</w:t>
      </w:r>
      <w:r w:rsidRPr="3BED81E6" w:rsidR="1FD020E0">
        <w:rPr>
          <w:rFonts w:ascii="Arial" w:hAnsi="Arial" w:eastAsia="Arial" w:cs="Arial"/>
          <w:b w:val="0"/>
          <w:bCs w:val="0"/>
          <w:i w:val="0"/>
          <w:iCs w:val="0"/>
          <w:caps w:val="0"/>
          <w:smallCaps w:val="0"/>
          <w:noProof w:val="0"/>
          <w:color w:val="0A0A0A"/>
          <w:sz w:val="24"/>
          <w:szCs w:val="24"/>
          <w:lang w:val="en-US"/>
        </w:rPr>
        <w:t xml:space="preserve"> or </w:t>
      </w:r>
      <w:r w:rsidRPr="3BED81E6" w:rsidR="1FD020E0">
        <w:rPr>
          <w:rFonts w:ascii="Arial" w:hAnsi="Arial" w:eastAsia="Arial" w:cs="Arial"/>
          <w:b w:val="1"/>
          <w:bCs w:val="1"/>
          <w:i w:val="0"/>
          <w:iCs w:val="0"/>
          <w:caps w:val="0"/>
          <w:smallCaps w:val="0"/>
          <w:noProof w:val="0"/>
          <w:color w:val="0A0A0A"/>
          <w:sz w:val="24"/>
          <w:szCs w:val="24"/>
          <w:lang w:val="en-US"/>
        </w:rPr>
        <w:t>GDPR</w:t>
      </w:r>
      <w:r w:rsidRPr="3BED81E6" w:rsidR="1FD020E0">
        <w:rPr>
          <w:rFonts w:ascii="Arial" w:hAnsi="Arial" w:eastAsia="Arial" w:cs="Arial"/>
          <w:b w:val="0"/>
          <w:bCs w:val="0"/>
          <w:i w:val="0"/>
          <w:iCs w:val="0"/>
          <w:caps w:val="0"/>
          <w:smallCaps w:val="0"/>
          <w:noProof w:val="0"/>
          <w:color w:val="0A0A0A"/>
          <w:sz w:val="24"/>
          <w:szCs w:val="24"/>
          <w:lang w:val="en-US"/>
        </w:rPr>
        <w:t xml:space="preserve">. </w:t>
      </w:r>
    </w:p>
    <w:p w:rsidR="1FD020E0" w:rsidP="3BED81E6" w:rsidRDefault="1FD020E0" w14:paraId="1B976425" w14:textId="0670429D">
      <w:pPr>
        <w:shd w:val="clear" w:color="auto" w:fill="FFFFFF" w:themeFill="background1"/>
        <w:bidi w:val="0"/>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4. Recommended Tech Stack</w:t>
      </w:r>
    </w:p>
    <w:p w:rsidR="1FD020E0" w:rsidP="3BED81E6" w:rsidRDefault="1FD020E0" w14:paraId="388AFBEC" w14:textId="3DC40C23">
      <w:pPr>
        <w:pStyle w:val="ListParagraph"/>
        <w:numPr>
          <w:ilvl w:val="0"/>
          <w:numId w:val="10"/>
        </w:numPr>
        <w:shd w:val="clear" w:color="auto" w:fill="FFFFFF" w:themeFill="background1"/>
        <w:bidi w:val="0"/>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Orchestration:</w:t>
      </w:r>
      <w:r w:rsidRPr="3BED81E6" w:rsidR="1FD020E0">
        <w:rPr>
          <w:rFonts w:ascii="Arial" w:hAnsi="Arial" w:eastAsia="Arial" w:cs="Arial"/>
          <w:b w:val="0"/>
          <w:bCs w:val="0"/>
          <w:i w:val="0"/>
          <w:iCs w:val="0"/>
          <w:caps w:val="0"/>
          <w:smallCaps w:val="0"/>
          <w:noProof w:val="0"/>
          <w:color w:val="0A0A0A"/>
          <w:sz w:val="24"/>
          <w:szCs w:val="24"/>
          <w:lang w:val="en-US"/>
        </w:rPr>
        <w:t xml:space="preserve"> </w:t>
      </w:r>
      <w:hyperlink r:id="Rc161d5625c054f2d">
        <w:r w:rsidRPr="3BED81E6" w:rsidR="1FD020E0">
          <w:rPr>
            <w:rStyle w:val="Hyperlink"/>
            <w:rFonts w:ascii="Arial" w:hAnsi="Arial" w:eastAsia="Arial" w:cs="Arial"/>
            <w:b w:val="0"/>
            <w:bCs w:val="0"/>
            <w:i w:val="0"/>
            <w:iCs w:val="0"/>
            <w:caps w:val="0"/>
            <w:smallCaps w:val="0"/>
            <w:strike w:val="0"/>
            <w:dstrike w:val="0"/>
            <w:noProof w:val="0"/>
            <w:color w:val="1558D6"/>
            <w:sz w:val="24"/>
            <w:szCs w:val="24"/>
            <w:u w:val="single"/>
            <w:lang w:val="en-US"/>
          </w:rPr>
          <w:t>LangChain</w:t>
        </w:r>
      </w:hyperlink>
      <w:r w:rsidRPr="3BED81E6" w:rsidR="1FD020E0">
        <w:rPr>
          <w:rFonts w:ascii="Arial" w:hAnsi="Arial" w:eastAsia="Arial" w:cs="Arial"/>
          <w:b w:val="0"/>
          <w:bCs w:val="0"/>
          <w:i w:val="0"/>
          <w:iCs w:val="0"/>
          <w:caps w:val="0"/>
          <w:smallCaps w:val="0"/>
          <w:noProof w:val="0"/>
          <w:color w:val="0A0A0A"/>
          <w:sz w:val="24"/>
          <w:szCs w:val="24"/>
          <w:lang w:val="en-US"/>
        </w:rPr>
        <w:t xml:space="preserve"> or </w:t>
      </w:r>
      <w:hyperlink r:id="R592fedbec9094672">
        <w:r w:rsidRPr="3BED81E6" w:rsidR="1FD020E0">
          <w:rPr>
            <w:rStyle w:val="Hyperlink"/>
            <w:rFonts w:ascii="Arial" w:hAnsi="Arial" w:eastAsia="Arial" w:cs="Arial"/>
            <w:b w:val="0"/>
            <w:bCs w:val="0"/>
            <w:i w:val="0"/>
            <w:iCs w:val="0"/>
            <w:caps w:val="0"/>
            <w:smallCaps w:val="0"/>
            <w:strike w:val="0"/>
            <w:dstrike w:val="0"/>
            <w:noProof w:val="0"/>
            <w:color w:val="1558D6"/>
            <w:sz w:val="24"/>
            <w:szCs w:val="24"/>
            <w:u w:val="single"/>
            <w:lang w:val="en-US"/>
          </w:rPr>
          <w:t>LangGraph</w:t>
        </w:r>
      </w:hyperlink>
      <w:r w:rsidRPr="3BED81E6" w:rsidR="1FD020E0">
        <w:rPr>
          <w:rFonts w:ascii="Arial" w:hAnsi="Arial" w:eastAsia="Arial" w:cs="Arial"/>
          <w:b w:val="0"/>
          <w:bCs w:val="0"/>
          <w:i w:val="0"/>
          <w:iCs w:val="0"/>
          <w:caps w:val="0"/>
          <w:smallCaps w:val="0"/>
          <w:noProof w:val="0"/>
          <w:color w:val="0A0A0A"/>
          <w:sz w:val="24"/>
          <w:szCs w:val="24"/>
          <w:lang w:val="en-US"/>
        </w:rPr>
        <w:t xml:space="preserve"> to manage the logic between report-based and general-based queries.</w:t>
      </w:r>
    </w:p>
    <w:p w:rsidR="1FD020E0" w:rsidP="3BED81E6" w:rsidRDefault="1FD020E0" w14:paraId="7F556969" w14:textId="1FAC14E9">
      <w:pPr>
        <w:pStyle w:val="ListParagraph"/>
        <w:numPr>
          <w:ilvl w:val="0"/>
          <w:numId w:val="10"/>
        </w:numPr>
        <w:shd w:val="clear" w:color="auto" w:fill="FFFFFF" w:themeFill="background1"/>
        <w:bidi w:val="0"/>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Vector DB:</w:t>
      </w:r>
      <w:r w:rsidRPr="3BED81E6" w:rsidR="1FD020E0">
        <w:rPr>
          <w:rFonts w:ascii="Arial" w:hAnsi="Arial" w:eastAsia="Arial" w:cs="Arial"/>
          <w:b w:val="0"/>
          <w:bCs w:val="0"/>
          <w:i w:val="0"/>
          <w:iCs w:val="0"/>
          <w:caps w:val="0"/>
          <w:smallCaps w:val="0"/>
          <w:noProof w:val="0"/>
          <w:color w:val="0A0A0A"/>
          <w:sz w:val="24"/>
          <w:szCs w:val="24"/>
          <w:lang w:val="en-US"/>
        </w:rPr>
        <w:t xml:space="preserve"> Milvus (Enterprise scale) or </w:t>
      </w:r>
      <w:hyperlink r:id="Rc19920d7c093416f">
        <w:r w:rsidRPr="3BED81E6" w:rsidR="1FD020E0">
          <w:rPr>
            <w:rStyle w:val="Hyperlink"/>
            <w:rFonts w:ascii="Arial" w:hAnsi="Arial" w:eastAsia="Arial" w:cs="Arial"/>
            <w:b w:val="0"/>
            <w:bCs w:val="0"/>
            <w:i w:val="0"/>
            <w:iCs w:val="0"/>
            <w:caps w:val="0"/>
            <w:smallCaps w:val="0"/>
            <w:strike w:val="0"/>
            <w:dstrike w:val="0"/>
            <w:noProof w:val="0"/>
            <w:color w:val="1558D6"/>
            <w:sz w:val="24"/>
            <w:szCs w:val="24"/>
            <w:u w:val="single"/>
            <w:lang w:val="en-US"/>
          </w:rPr>
          <w:t>Qdrant</w:t>
        </w:r>
      </w:hyperlink>
      <w:r w:rsidRPr="3BED81E6" w:rsidR="1FD020E0">
        <w:rPr>
          <w:rFonts w:ascii="Arial" w:hAnsi="Arial" w:eastAsia="Arial" w:cs="Arial"/>
          <w:b w:val="0"/>
          <w:bCs w:val="0"/>
          <w:i w:val="0"/>
          <w:iCs w:val="0"/>
          <w:caps w:val="0"/>
          <w:smallCaps w:val="0"/>
          <w:noProof w:val="0"/>
          <w:color w:val="0A0A0A"/>
          <w:sz w:val="24"/>
          <w:szCs w:val="24"/>
          <w:lang w:val="en-US"/>
        </w:rPr>
        <w:t xml:space="preserve"> (High speed) for the main knowledge base.</w:t>
      </w:r>
    </w:p>
    <w:p w:rsidR="1FD020E0" w:rsidP="3BED81E6" w:rsidRDefault="1FD020E0" w14:paraId="3E0F0520" w14:textId="49738576">
      <w:pPr>
        <w:pStyle w:val="ListParagraph"/>
        <w:numPr>
          <w:ilvl w:val="0"/>
          <w:numId w:val="10"/>
        </w:numPr>
        <w:shd w:val="clear" w:color="auto" w:fill="FFFFFF" w:themeFill="background1"/>
        <w:bidi w:val="0"/>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1"/>
          <w:bCs w:val="1"/>
          <w:i w:val="0"/>
          <w:iCs w:val="0"/>
          <w:caps w:val="0"/>
          <w:smallCaps w:val="0"/>
          <w:noProof w:val="0"/>
          <w:color w:val="0A0A0A"/>
          <w:sz w:val="24"/>
          <w:szCs w:val="24"/>
          <w:lang w:val="en-US"/>
        </w:rPr>
        <w:t>Memory:</w:t>
      </w:r>
      <w:r w:rsidRPr="3BED81E6" w:rsidR="1FD020E0">
        <w:rPr>
          <w:rFonts w:ascii="Arial" w:hAnsi="Arial" w:eastAsia="Arial" w:cs="Arial"/>
          <w:b w:val="0"/>
          <w:bCs w:val="0"/>
          <w:i w:val="0"/>
          <w:iCs w:val="0"/>
          <w:caps w:val="0"/>
          <w:smallCaps w:val="0"/>
          <w:noProof w:val="0"/>
          <w:color w:val="0A0A0A"/>
          <w:sz w:val="24"/>
          <w:szCs w:val="24"/>
          <w:lang w:val="en-US"/>
        </w:rPr>
        <w:t xml:space="preserve"> </w:t>
      </w:r>
      <w:hyperlink r:id="R6ff7e142fecd4b7f">
        <w:r w:rsidRPr="3BED81E6" w:rsidR="1FD020E0">
          <w:rPr>
            <w:rStyle w:val="Hyperlink"/>
            <w:rFonts w:ascii="Arial" w:hAnsi="Arial" w:eastAsia="Arial" w:cs="Arial"/>
            <w:b w:val="0"/>
            <w:bCs w:val="0"/>
            <w:i w:val="0"/>
            <w:iCs w:val="0"/>
            <w:caps w:val="0"/>
            <w:smallCaps w:val="0"/>
            <w:strike w:val="0"/>
            <w:dstrike w:val="0"/>
            <w:noProof w:val="0"/>
            <w:color w:val="1558D6"/>
            <w:sz w:val="24"/>
            <w:szCs w:val="24"/>
            <w:u w:val="single"/>
            <w:lang w:val="en-US"/>
          </w:rPr>
          <w:t>Redis</w:t>
        </w:r>
      </w:hyperlink>
      <w:r w:rsidRPr="3BED81E6" w:rsidR="1FD020E0">
        <w:rPr>
          <w:rFonts w:ascii="Arial" w:hAnsi="Arial" w:eastAsia="Arial" w:cs="Arial"/>
          <w:b w:val="0"/>
          <w:bCs w:val="0"/>
          <w:i w:val="0"/>
          <w:iCs w:val="0"/>
          <w:caps w:val="0"/>
          <w:smallCaps w:val="0"/>
          <w:noProof w:val="0"/>
          <w:color w:val="0A0A0A"/>
          <w:sz w:val="24"/>
          <w:szCs w:val="24"/>
          <w:lang w:val="en-US"/>
        </w:rPr>
        <w:t xml:space="preserve"> for fast session management. </w:t>
      </w:r>
    </w:p>
    <w:p w:rsidR="1FD020E0" w:rsidP="3BED81E6" w:rsidRDefault="1FD020E0" w14:paraId="63095D51" w14:textId="3AEE7176">
      <w:pPr>
        <w:shd w:val="clear" w:color="auto" w:fill="FFFFFF" w:themeFill="background1"/>
        <w:bidi w:val="0"/>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1FD020E0">
        <w:rPr>
          <w:rFonts w:ascii="Arial" w:hAnsi="Arial" w:eastAsia="Arial" w:cs="Arial"/>
          <w:b w:val="0"/>
          <w:bCs w:val="0"/>
          <w:i w:val="0"/>
          <w:iCs w:val="0"/>
          <w:caps w:val="0"/>
          <w:smallCaps w:val="0"/>
          <w:noProof w:val="0"/>
          <w:color w:val="0A0A0A"/>
          <w:sz w:val="24"/>
          <w:szCs w:val="24"/>
          <w:lang w:val="en-US"/>
        </w:rPr>
        <w:t xml:space="preserve">Would you like to see how to write a </w:t>
      </w:r>
      <w:r w:rsidRPr="3BED81E6" w:rsidR="1FD020E0">
        <w:rPr>
          <w:rFonts w:ascii="Arial" w:hAnsi="Arial" w:eastAsia="Arial" w:cs="Arial"/>
          <w:b w:val="1"/>
          <w:bCs w:val="1"/>
          <w:i w:val="0"/>
          <w:iCs w:val="0"/>
          <w:caps w:val="0"/>
          <w:smallCaps w:val="0"/>
          <w:noProof w:val="0"/>
          <w:color w:val="0A0A0A"/>
          <w:sz w:val="24"/>
          <w:szCs w:val="24"/>
          <w:lang w:val="en-US"/>
        </w:rPr>
        <w:t>LangChain</w:t>
      </w:r>
      <w:r w:rsidRPr="3BED81E6" w:rsidR="1FD020E0">
        <w:rPr>
          <w:rFonts w:ascii="Arial" w:hAnsi="Arial" w:eastAsia="Arial" w:cs="Arial"/>
          <w:b w:val="1"/>
          <w:bCs w:val="1"/>
          <w:i w:val="0"/>
          <w:iCs w:val="0"/>
          <w:caps w:val="0"/>
          <w:smallCaps w:val="0"/>
          <w:noProof w:val="0"/>
          <w:color w:val="0A0A0A"/>
          <w:sz w:val="24"/>
          <w:szCs w:val="24"/>
          <w:lang w:val="en-US"/>
        </w:rPr>
        <w:t xml:space="preserve"> "Router"</w:t>
      </w:r>
      <w:r w:rsidRPr="3BED81E6" w:rsidR="1FD020E0">
        <w:rPr>
          <w:rFonts w:ascii="Arial" w:hAnsi="Arial" w:eastAsia="Arial" w:cs="Arial"/>
          <w:b w:val="0"/>
          <w:bCs w:val="0"/>
          <w:i w:val="0"/>
          <w:iCs w:val="0"/>
          <w:caps w:val="0"/>
          <w:smallCaps w:val="0"/>
          <w:noProof w:val="0"/>
          <w:color w:val="0A0A0A"/>
          <w:sz w:val="24"/>
          <w:szCs w:val="24"/>
          <w:lang w:val="en-US"/>
        </w:rPr>
        <w:t xml:space="preserve"> that automatically detects if a user is asking about their </w:t>
      </w:r>
      <w:r w:rsidRPr="3BED81E6" w:rsidR="1FD020E0">
        <w:rPr>
          <w:rFonts w:ascii="Arial" w:hAnsi="Arial" w:eastAsia="Arial" w:cs="Arial"/>
          <w:b w:val="1"/>
          <w:bCs w:val="1"/>
          <w:i w:val="0"/>
          <w:iCs w:val="0"/>
          <w:caps w:val="0"/>
          <w:smallCaps w:val="0"/>
          <w:noProof w:val="0"/>
          <w:color w:val="0A0A0A"/>
          <w:sz w:val="24"/>
          <w:szCs w:val="24"/>
          <w:lang w:val="en-US"/>
        </w:rPr>
        <w:t>uploaded report</w:t>
      </w:r>
      <w:r w:rsidRPr="3BED81E6" w:rsidR="1FD020E0">
        <w:rPr>
          <w:rFonts w:ascii="Arial" w:hAnsi="Arial" w:eastAsia="Arial" w:cs="Arial"/>
          <w:b w:val="0"/>
          <w:bCs w:val="0"/>
          <w:i w:val="0"/>
          <w:iCs w:val="0"/>
          <w:caps w:val="0"/>
          <w:smallCaps w:val="0"/>
          <w:noProof w:val="0"/>
          <w:color w:val="0A0A0A"/>
          <w:sz w:val="24"/>
          <w:szCs w:val="24"/>
          <w:lang w:val="en-US"/>
        </w:rPr>
        <w:t xml:space="preserve"> or a </w:t>
      </w:r>
      <w:r w:rsidRPr="3BED81E6" w:rsidR="1FD020E0">
        <w:rPr>
          <w:rFonts w:ascii="Arial" w:hAnsi="Arial" w:eastAsia="Arial" w:cs="Arial"/>
          <w:b w:val="1"/>
          <w:bCs w:val="1"/>
          <w:i w:val="0"/>
          <w:iCs w:val="0"/>
          <w:caps w:val="0"/>
          <w:smallCaps w:val="0"/>
          <w:noProof w:val="0"/>
          <w:color w:val="0A0A0A"/>
          <w:sz w:val="24"/>
          <w:szCs w:val="24"/>
          <w:lang w:val="en-US"/>
        </w:rPr>
        <w:t>general question</w:t>
      </w:r>
      <w:r w:rsidRPr="3BED81E6" w:rsidR="1FD020E0">
        <w:rPr>
          <w:rFonts w:ascii="Arial" w:hAnsi="Arial" w:eastAsia="Arial" w:cs="Arial"/>
          <w:b w:val="0"/>
          <w:bCs w:val="0"/>
          <w:i w:val="0"/>
          <w:iCs w:val="0"/>
          <w:caps w:val="0"/>
          <w:smallCaps w:val="0"/>
          <w:noProof w:val="0"/>
          <w:color w:val="0A0A0A"/>
          <w:sz w:val="24"/>
          <w:szCs w:val="24"/>
          <w:lang w:val="en-US"/>
        </w:rPr>
        <w:t>?</w:t>
      </w:r>
    </w:p>
    <w:p w:rsidR="102E968C" w:rsidP="3BED81E6" w:rsidRDefault="102E968C" w14:paraId="2C6F1E0B" w14:textId="668C70EC">
      <w:pPr>
        <w:shd w:val="clear" w:color="auto" w:fill="FFFFFF" w:themeFill="background1"/>
        <w:spacing w:before="180" w:beforeAutospacing="off" w:after="240" w:afterAutospacing="off" w:line="360" w:lineRule="auto"/>
        <w:rPr>
          <w:rFonts w:ascii="Arial" w:hAnsi="Arial" w:eastAsia="Arial" w:cs="Arial"/>
          <w:b w:val="1"/>
          <w:bCs w:val="1"/>
          <w:i w:val="0"/>
          <w:iCs w:val="0"/>
          <w:caps w:val="0"/>
          <w:smallCaps w:val="0"/>
          <w:noProof w:val="0"/>
          <w:color w:val="0A0A0A"/>
          <w:sz w:val="24"/>
          <w:szCs w:val="24"/>
          <w:lang w:val="en-US"/>
        </w:rPr>
      </w:pPr>
      <w:r w:rsidRPr="3BED81E6" w:rsidR="102E968C">
        <w:rPr>
          <w:rFonts w:ascii="Arial" w:hAnsi="Arial" w:eastAsia="Arial" w:cs="Arial"/>
          <w:b w:val="1"/>
          <w:bCs w:val="1"/>
          <w:i w:val="0"/>
          <w:iCs w:val="0"/>
          <w:caps w:val="0"/>
          <w:smallCaps w:val="0"/>
          <w:noProof w:val="0"/>
          <w:color w:val="0A0A0A"/>
          <w:sz w:val="24"/>
          <w:szCs w:val="24"/>
          <w:lang w:val="en-US"/>
        </w:rPr>
        <w:t>When a user</w:t>
      </w:r>
      <w:r w:rsidRPr="3BED81E6" w:rsidR="02041B35">
        <w:rPr>
          <w:rFonts w:ascii="Arial" w:hAnsi="Arial" w:eastAsia="Arial" w:cs="Arial"/>
          <w:b w:val="1"/>
          <w:bCs w:val="1"/>
          <w:i w:val="0"/>
          <w:iCs w:val="0"/>
          <w:caps w:val="0"/>
          <w:smallCaps w:val="0"/>
          <w:noProof w:val="0"/>
          <w:color w:val="0A0A0A"/>
          <w:sz w:val="24"/>
          <w:szCs w:val="24"/>
          <w:lang w:val="en-US"/>
        </w:rPr>
        <w:t xml:space="preserve"> </w:t>
      </w:r>
      <w:r w:rsidRPr="3BED81E6" w:rsidR="7418718A">
        <w:rPr>
          <w:rFonts w:ascii="Arial" w:hAnsi="Arial" w:eastAsia="Arial" w:cs="Arial"/>
          <w:b w:val="1"/>
          <w:bCs w:val="1"/>
          <w:i w:val="0"/>
          <w:iCs w:val="0"/>
          <w:caps w:val="0"/>
          <w:smallCaps w:val="0"/>
          <w:noProof w:val="0"/>
          <w:color w:val="0A0A0A"/>
          <w:sz w:val="24"/>
          <w:szCs w:val="24"/>
          <w:lang w:val="en-US"/>
        </w:rPr>
        <w:t>asks</w:t>
      </w:r>
      <w:r w:rsidRPr="3BED81E6" w:rsidR="144CAEE8">
        <w:rPr>
          <w:rFonts w:ascii="Arial" w:hAnsi="Arial" w:eastAsia="Arial" w:cs="Arial"/>
          <w:b w:val="1"/>
          <w:bCs w:val="1"/>
          <w:i w:val="0"/>
          <w:iCs w:val="0"/>
          <w:caps w:val="0"/>
          <w:smallCaps w:val="0"/>
          <w:noProof w:val="0"/>
          <w:color w:val="0A0A0A"/>
          <w:sz w:val="24"/>
          <w:szCs w:val="24"/>
          <w:lang w:val="en-US"/>
        </w:rPr>
        <w:t xml:space="preserve"> </w:t>
      </w:r>
      <w:r w:rsidRPr="3BED81E6" w:rsidR="630F117B">
        <w:rPr>
          <w:rFonts w:ascii="Arial" w:hAnsi="Arial" w:eastAsia="Arial" w:cs="Arial"/>
          <w:b w:val="1"/>
          <w:bCs w:val="1"/>
          <w:i w:val="0"/>
          <w:iCs w:val="0"/>
          <w:caps w:val="0"/>
          <w:smallCaps w:val="0"/>
          <w:noProof w:val="0"/>
          <w:color w:val="0A0A0A"/>
          <w:sz w:val="24"/>
          <w:szCs w:val="24"/>
          <w:lang w:val="en-US"/>
        </w:rPr>
        <w:t xml:space="preserve">repetitive </w:t>
      </w:r>
      <w:r w:rsidRPr="3BED81E6" w:rsidR="047EFDB9">
        <w:rPr>
          <w:rFonts w:ascii="Arial" w:hAnsi="Arial" w:eastAsia="Arial" w:cs="Arial"/>
          <w:b w:val="1"/>
          <w:bCs w:val="1"/>
          <w:i w:val="0"/>
          <w:iCs w:val="0"/>
          <w:caps w:val="0"/>
          <w:smallCaps w:val="0"/>
          <w:noProof w:val="0"/>
          <w:color w:val="0A0A0A"/>
          <w:sz w:val="24"/>
          <w:szCs w:val="24"/>
          <w:lang w:val="en-US"/>
        </w:rPr>
        <w:t>questions,</w:t>
      </w:r>
      <w:r w:rsidRPr="3BED81E6" w:rsidR="102E968C">
        <w:rPr>
          <w:rFonts w:ascii="Arial" w:hAnsi="Arial" w:eastAsia="Arial" w:cs="Arial"/>
          <w:b w:val="1"/>
          <w:bCs w:val="1"/>
          <w:i w:val="0"/>
          <w:iCs w:val="0"/>
          <w:caps w:val="0"/>
          <w:smallCaps w:val="0"/>
          <w:noProof w:val="0"/>
          <w:color w:val="0A0A0A"/>
          <w:sz w:val="24"/>
          <w:szCs w:val="24"/>
          <w:lang w:val="en-US"/>
        </w:rPr>
        <w:t xml:space="preserve"> </w:t>
      </w:r>
      <w:r w:rsidRPr="3BED81E6" w:rsidR="2FE90CDA">
        <w:rPr>
          <w:rFonts w:ascii="Arial" w:hAnsi="Arial" w:eastAsia="Arial" w:cs="Arial"/>
          <w:b w:val="1"/>
          <w:bCs w:val="1"/>
          <w:i w:val="0"/>
          <w:iCs w:val="0"/>
          <w:caps w:val="0"/>
          <w:smallCaps w:val="0"/>
          <w:noProof w:val="0"/>
          <w:color w:val="0A0A0A"/>
          <w:sz w:val="24"/>
          <w:szCs w:val="24"/>
          <w:lang w:val="en-US"/>
        </w:rPr>
        <w:t xml:space="preserve">how </w:t>
      </w:r>
      <w:r w:rsidRPr="3BED81E6" w:rsidR="443337E1">
        <w:rPr>
          <w:rFonts w:ascii="Arial" w:hAnsi="Arial" w:eastAsia="Arial" w:cs="Arial"/>
          <w:b w:val="1"/>
          <w:bCs w:val="1"/>
          <w:i w:val="0"/>
          <w:iCs w:val="0"/>
          <w:caps w:val="0"/>
          <w:smallCaps w:val="0"/>
          <w:noProof w:val="0"/>
          <w:color w:val="0A0A0A"/>
          <w:sz w:val="24"/>
          <w:szCs w:val="24"/>
          <w:lang w:val="en-US"/>
        </w:rPr>
        <w:t>can we</w:t>
      </w:r>
      <w:r w:rsidRPr="3BED81E6" w:rsidR="2FE90CDA">
        <w:rPr>
          <w:rFonts w:ascii="Arial" w:hAnsi="Arial" w:eastAsia="Arial" w:cs="Arial"/>
          <w:b w:val="1"/>
          <w:bCs w:val="1"/>
          <w:i w:val="0"/>
          <w:iCs w:val="0"/>
          <w:caps w:val="0"/>
          <w:smallCaps w:val="0"/>
          <w:noProof w:val="0"/>
          <w:color w:val="0A0A0A"/>
          <w:sz w:val="24"/>
          <w:szCs w:val="24"/>
          <w:lang w:val="en-US"/>
        </w:rPr>
        <w:t xml:space="preserve"> handle it:</w:t>
      </w:r>
      <w:r>
        <w:br/>
      </w:r>
      <w:r w:rsidRPr="3BED81E6" w:rsidR="449098D8">
        <w:rPr>
          <w:rFonts w:ascii="Arial" w:hAnsi="Arial" w:eastAsia="Arial" w:cs="Arial"/>
          <w:b w:val="0"/>
          <w:bCs w:val="0"/>
          <w:i w:val="0"/>
          <w:iCs w:val="0"/>
          <w:caps w:val="0"/>
          <w:smallCaps w:val="0"/>
          <w:noProof w:val="0"/>
          <w:color w:val="0A0A0A"/>
          <w:sz w:val="24"/>
          <w:szCs w:val="24"/>
          <w:lang w:val="en-US"/>
        </w:rPr>
        <w:t>When a user repeats a question, you have three main strategies to handle it. The "best" one depends on whether you want to save money, ensure accuracy, or provide a better user experience.</w:t>
      </w:r>
    </w:p>
    <w:p w:rsidR="449098D8" w:rsidP="3BED81E6" w:rsidRDefault="449098D8" w14:paraId="68779515" w14:textId="64CF0B26">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1. The "Cache" Strategy (Cost Saving)</w:t>
      </w:r>
    </w:p>
    <w:p w:rsidR="449098D8" w:rsidP="3BED81E6" w:rsidRDefault="449098D8" w14:paraId="3AAFA200" w14:textId="17F68ED4">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0"/>
          <w:bCs w:val="0"/>
          <w:i w:val="0"/>
          <w:iCs w:val="0"/>
          <w:caps w:val="0"/>
          <w:smallCaps w:val="0"/>
          <w:noProof w:val="0"/>
          <w:color w:val="0A0A0A"/>
          <w:sz w:val="24"/>
          <w:szCs w:val="24"/>
          <w:lang w:val="en-US"/>
        </w:rPr>
        <w:t xml:space="preserve">Instead of sending the repeated question to the LLM (which costs money and time), you use </w:t>
      </w:r>
      <w:r w:rsidRPr="3BED81E6" w:rsidR="449098D8">
        <w:rPr>
          <w:rFonts w:ascii="Arial" w:hAnsi="Arial" w:eastAsia="Arial" w:cs="Arial"/>
          <w:b w:val="1"/>
          <w:bCs w:val="1"/>
          <w:i w:val="0"/>
          <w:iCs w:val="0"/>
          <w:caps w:val="0"/>
          <w:smallCaps w:val="0"/>
          <w:noProof w:val="0"/>
          <w:color w:val="0A0A0A"/>
          <w:sz w:val="24"/>
          <w:szCs w:val="24"/>
          <w:lang w:val="en-US"/>
        </w:rPr>
        <w:t>Semantic Caching</w:t>
      </w:r>
      <w:r w:rsidRPr="3BED81E6" w:rsidR="449098D8">
        <w:rPr>
          <w:rFonts w:ascii="Arial" w:hAnsi="Arial" w:eastAsia="Arial" w:cs="Arial"/>
          <w:b w:val="0"/>
          <w:bCs w:val="0"/>
          <w:i w:val="0"/>
          <w:iCs w:val="0"/>
          <w:caps w:val="0"/>
          <w:smallCaps w:val="0"/>
          <w:noProof w:val="0"/>
          <w:color w:val="0A0A0A"/>
          <w:sz w:val="24"/>
          <w:szCs w:val="24"/>
          <w:lang w:val="en-US"/>
        </w:rPr>
        <w:t xml:space="preserve"> (often via </w:t>
      </w:r>
      <w:r w:rsidRPr="3BED81E6" w:rsidR="449098D8">
        <w:rPr>
          <w:rFonts w:ascii="Arial" w:hAnsi="Arial" w:eastAsia="Arial" w:cs="Arial"/>
          <w:b w:val="1"/>
          <w:bCs w:val="1"/>
          <w:i w:val="0"/>
          <w:iCs w:val="0"/>
          <w:caps w:val="0"/>
          <w:smallCaps w:val="0"/>
          <w:noProof w:val="0"/>
          <w:color w:val="0A0A0A"/>
          <w:sz w:val="24"/>
          <w:szCs w:val="24"/>
          <w:lang w:val="en-US"/>
        </w:rPr>
        <w:t>Redis VL</w:t>
      </w:r>
      <w:r w:rsidRPr="3BED81E6" w:rsidR="449098D8">
        <w:rPr>
          <w:rFonts w:ascii="Arial" w:hAnsi="Arial" w:eastAsia="Arial" w:cs="Arial"/>
          <w:b w:val="0"/>
          <w:bCs w:val="0"/>
          <w:i w:val="0"/>
          <w:iCs w:val="0"/>
          <w:caps w:val="0"/>
          <w:smallCaps w:val="0"/>
          <w:noProof w:val="0"/>
          <w:color w:val="0A0A0A"/>
          <w:sz w:val="24"/>
          <w:szCs w:val="24"/>
          <w:lang w:val="en-US"/>
        </w:rPr>
        <w:t xml:space="preserve"> or </w:t>
      </w:r>
      <w:r w:rsidRPr="3BED81E6" w:rsidR="449098D8">
        <w:rPr>
          <w:rFonts w:ascii="Arial" w:hAnsi="Arial" w:eastAsia="Arial" w:cs="Arial"/>
          <w:b w:val="1"/>
          <w:bCs w:val="1"/>
          <w:i w:val="0"/>
          <w:iCs w:val="0"/>
          <w:caps w:val="0"/>
          <w:smallCaps w:val="0"/>
          <w:noProof w:val="0"/>
          <w:color w:val="0A0A0A"/>
          <w:sz w:val="24"/>
          <w:szCs w:val="24"/>
          <w:lang w:val="en-US"/>
        </w:rPr>
        <w:t>GPTCache</w:t>
      </w:r>
      <w:r w:rsidRPr="3BED81E6" w:rsidR="449098D8">
        <w:rPr>
          <w:rFonts w:ascii="Arial" w:hAnsi="Arial" w:eastAsia="Arial" w:cs="Arial"/>
          <w:b w:val="0"/>
          <w:bCs w:val="0"/>
          <w:i w:val="0"/>
          <w:iCs w:val="0"/>
          <w:caps w:val="0"/>
          <w:smallCaps w:val="0"/>
          <w:noProof w:val="0"/>
          <w:color w:val="0A0A0A"/>
          <w:sz w:val="24"/>
          <w:szCs w:val="24"/>
          <w:lang w:val="en-US"/>
        </w:rPr>
        <w:t>).</w:t>
      </w:r>
    </w:p>
    <w:p w:rsidR="449098D8" w:rsidP="3BED81E6" w:rsidRDefault="449098D8" w14:paraId="490DC533" w14:textId="17F8F7DB">
      <w:pPr>
        <w:pStyle w:val="ListParagraph"/>
        <w:numPr>
          <w:ilvl w:val="0"/>
          <w:numId w:val="1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How it works:</w:t>
      </w:r>
      <w:r w:rsidRPr="3BED81E6" w:rsidR="449098D8">
        <w:rPr>
          <w:rFonts w:ascii="Arial" w:hAnsi="Arial" w:eastAsia="Arial" w:cs="Arial"/>
          <w:b w:val="0"/>
          <w:bCs w:val="0"/>
          <w:i w:val="0"/>
          <w:iCs w:val="0"/>
          <w:caps w:val="0"/>
          <w:smallCaps w:val="0"/>
          <w:noProof w:val="0"/>
          <w:color w:val="0A0A0A"/>
          <w:sz w:val="24"/>
          <w:szCs w:val="24"/>
          <w:lang w:val="en-US"/>
        </w:rPr>
        <w:t xml:space="preserve"> Before the request hits the LLM, the system checks the </w:t>
      </w:r>
      <w:r w:rsidRPr="3BED81E6" w:rsidR="449098D8">
        <w:rPr>
          <w:rFonts w:ascii="Arial" w:hAnsi="Arial" w:eastAsia="Arial" w:cs="Arial"/>
          <w:b w:val="1"/>
          <w:bCs w:val="1"/>
          <w:i w:val="0"/>
          <w:iCs w:val="0"/>
          <w:caps w:val="0"/>
          <w:smallCaps w:val="0"/>
          <w:noProof w:val="0"/>
          <w:color w:val="0A0A0A"/>
          <w:sz w:val="24"/>
          <w:szCs w:val="24"/>
          <w:lang w:val="en-US"/>
        </w:rPr>
        <w:t>Chat History</w:t>
      </w:r>
      <w:r w:rsidRPr="3BED81E6" w:rsidR="449098D8">
        <w:rPr>
          <w:rFonts w:ascii="Arial" w:hAnsi="Arial" w:eastAsia="Arial" w:cs="Arial"/>
          <w:b w:val="0"/>
          <w:bCs w:val="0"/>
          <w:i w:val="0"/>
          <w:iCs w:val="0"/>
          <w:caps w:val="0"/>
          <w:smallCaps w:val="0"/>
          <w:noProof w:val="0"/>
          <w:color w:val="0A0A0A"/>
          <w:sz w:val="24"/>
          <w:szCs w:val="24"/>
          <w:lang w:val="en-US"/>
        </w:rPr>
        <w:t xml:space="preserve"> or a dedicated </w:t>
      </w:r>
      <w:r w:rsidRPr="3BED81E6" w:rsidR="449098D8">
        <w:rPr>
          <w:rFonts w:ascii="Arial" w:hAnsi="Arial" w:eastAsia="Arial" w:cs="Arial"/>
          <w:b w:val="1"/>
          <w:bCs w:val="1"/>
          <w:i w:val="0"/>
          <w:iCs w:val="0"/>
          <w:caps w:val="0"/>
          <w:smallCaps w:val="0"/>
          <w:noProof w:val="0"/>
          <w:color w:val="0A0A0A"/>
          <w:sz w:val="24"/>
          <w:szCs w:val="24"/>
          <w:lang w:val="en-US"/>
        </w:rPr>
        <w:t>Cache DB</w:t>
      </w:r>
      <w:r w:rsidRPr="3BED81E6" w:rsidR="449098D8">
        <w:rPr>
          <w:rFonts w:ascii="Arial" w:hAnsi="Arial" w:eastAsia="Arial" w:cs="Arial"/>
          <w:b w:val="0"/>
          <w:bCs w:val="0"/>
          <w:i w:val="0"/>
          <w:iCs w:val="0"/>
          <w:caps w:val="0"/>
          <w:smallCaps w:val="0"/>
          <w:noProof w:val="0"/>
          <w:color w:val="0A0A0A"/>
          <w:sz w:val="24"/>
          <w:szCs w:val="24"/>
          <w:lang w:val="en-US"/>
        </w:rPr>
        <w:t>.</w:t>
      </w:r>
    </w:p>
    <w:p w:rsidR="449098D8" w:rsidP="3BED81E6" w:rsidRDefault="449098D8" w14:paraId="6457EC1D" w14:textId="31B0BFAD">
      <w:pPr>
        <w:pStyle w:val="ListParagraph"/>
        <w:numPr>
          <w:ilvl w:val="0"/>
          <w:numId w:val="1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The Logic:</w:t>
      </w:r>
      <w:r w:rsidRPr="3BED81E6" w:rsidR="449098D8">
        <w:rPr>
          <w:rFonts w:ascii="Arial" w:hAnsi="Arial" w:eastAsia="Arial" w:cs="Arial"/>
          <w:b w:val="0"/>
          <w:bCs w:val="0"/>
          <w:i w:val="0"/>
          <w:iCs w:val="0"/>
          <w:caps w:val="0"/>
          <w:smallCaps w:val="0"/>
          <w:noProof w:val="0"/>
          <w:color w:val="0A0A0A"/>
          <w:sz w:val="24"/>
          <w:szCs w:val="24"/>
          <w:lang w:val="en-US"/>
        </w:rPr>
        <w:t xml:space="preserve"> If the "Cosine Similarity" between the new question and </w:t>
      </w:r>
      <w:r w:rsidRPr="3BED81E6" w:rsidR="449098D8">
        <w:rPr>
          <w:rFonts w:ascii="Arial" w:hAnsi="Arial" w:eastAsia="Arial" w:cs="Arial"/>
          <w:b w:val="0"/>
          <w:bCs w:val="0"/>
          <w:i w:val="0"/>
          <w:iCs w:val="0"/>
          <w:caps w:val="0"/>
          <w:smallCaps w:val="0"/>
          <w:noProof w:val="0"/>
          <w:color w:val="0A0A0A"/>
          <w:sz w:val="24"/>
          <w:szCs w:val="24"/>
          <w:lang w:val="en-US"/>
        </w:rPr>
        <w:t>a previous</w:t>
      </w:r>
      <w:r w:rsidRPr="3BED81E6" w:rsidR="449098D8">
        <w:rPr>
          <w:rFonts w:ascii="Arial" w:hAnsi="Arial" w:eastAsia="Arial" w:cs="Arial"/>
          <w:b w:val="0"/>
          <w:bCs w:val="0"/>
          <w:i w:val="0"/>
          <w:iCs w:val="0"/>
          <w:caps w:val="0"/>
          <w:smallCaps w:val="0"/>
          <w:noProof w:val="0"/>
          <w:color w:val="0A0A0A"/>
          <w:sz w:val="24"/>
          <w:szCs w:val="24"/>
          <w:lang w:val="en-US"/>
        </w:rPr>
        <w:t xml:space="preserve"> question is &gt; 0.95 (meaning they are </w:t>
      </w:r>
      <w:r w:rsidRPr="3BED81E6" w:rsidR="449098D8">
        <w:rPr>
          <w:rFonts w:ascii="Arial" w:hAnsi="Arial" w:eastAsia="Arial" w:cs="Arial"/>
          <w:b w:val="0"/>
          <w:bCs w:val="0"/>
          <w:i w:val="0"/>
          <w:iCs w:val="0"/>
          <w:caps w:val="0"/>
          <w:smallCaps w:val="0"/>
          <w:noProof w:val="0"/>
          <w:color w:val="0A0A0A"/>
          <w:sz w:val="24"/>
          <w:szCs w:val="24"/>
          <w:lang w:val="en-US"/>
        </w:rPr>
        <w:t>nearly identical</w:t>
      </w:r>
      <w:r w:rsidRPr="3BED81E6" w:rsidR="449098D8">
        <w:rPr>
          <w:rFonts w:ascii="Arial" w:hAnsi="Arial" w:eastAsia="Arial" w:cs="Arial"/>
          <w:b w:val="0"/>
          <w:bCs w:val="0"/>
          <w:i w:val="0"/>
          <w:iCs w:val="0"/>
          <w:caps w:val="0"/>
          <w:smallCaps w:val="0"/>
          <w:noProof w:val="0"/>
          <w:color w:val="0A0A0A"/>
          <w:sz w:val="24"/>
          <w:szCs w:val="24"/>
          <w:lang w:val="en-US"/>
        </w:rPr>
        <w:t xml:space="preserve">), you simply return the </w:t>
      </w:r>
      <w:r w:rsidRPr="3BED81E6" w:rsidR="449098D8">
        <w:rPr>
          <w:rFonts w:ascii="Arial" w:hAnsi="Arial" w:eastAsia="Arial" w:cs="Arial"/>
          <w:b w:val="0"/>
          <w:bCs w:val="0"/>
          <w:i w:val="0"/>
          <w:iCs w:val="0"/>
          <w:caps w:val="0"/>
          <w:smallCaps w:val="0"/>
          <w:noProof w:val="0"/>
          <w:color w:val="0A0A0A"/>
          <w:sz w:val="24"/>
          <w:szCs w:val="24"/>
          <w:lang w:val="en-US"/>
        </w:rPr>
        <w:t>previous</w:t>
      </w:r>
      <w:r w:rsidRPr="3BED81E6" w:rsidR="449098D8">
        <w:rPr>
          <w:rFonts w:ascii="Arial" w:hAnsi="Arial" w:eastAsia="Arial" w:cs="Arial"/>
          <w:b w:val="0"/>
          <w:bCs w:val="0"/>
          <w:i w:val="0"/>
          <w:iCs w:val="0"/>
          <w:caps w:val="0"/>
          <w:smallCaps w:val="0"/>
          <w:noProof w:val="0"/>
          <w:color w:val="0A0A0A"/>
          <w:sz w:val="24"/>
          <w:szCs w:val="24"/>
          <w:lang w:val="en-US"/>
        </w:rPr>
        <w:t xml:space="preserve"> answer stored in the database.</w:t>
      </w:r>
    </w:p>
    <w:p w:rsidR="449098D8" w:rsidP="3BED81E6" w:rsidRDefault="449098D8" w14:paraId="36A7075C" w14:textId="13EC1143">
      <w:pPr>
        <w:pStyle w:val="ListParagraph"/>
        <w:numPr>
          <w:ilvl w:val="0"/>
          <w:numId w:val="1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Pros:</w:t>
      </w:r>
      <w:r w:rsidRPr="3BED81E6" w:rsidR="449098D8">
        <w:rPr>
          <w:rFonts w:ascii="Arial" w:hAnsi="Arial" w:eastAsia="Arial" w:cs="Arial"/>
          <w:b w:val="0"/>
          <w:bCs w:val="0"/>
          <w:i w:val="0"/>
          <w:iCs w:val="0"/>
          <w:caps w:val="0"/>
          <w:smallCaps w:val="0"/>
          <w:noProof w:val="0"/>
          <w:color w:val="0A0A0A"/>
          <w:sz w:val="24"/>
          <w:szCs w:val="24"/>
          <w:lang w:val="en-US"/>
        </w:rPr>
        <w:t xml:space="preserve"> Instant response; $0 LLM cost.</w:t>
      </w:r>
    </w:p>
    <w:p w:rsidR="449098D8" w:rsidP="3BED81E6" w:rsidRDefault="449098D8" w14:paraId="613CDB8D" w14:textId="0BEDD3BD">
      <w:pPr>
        <w:pStyle w:val="ListParagraph"/>
        <w:numPr>
          <w:ilvl w:val="0"/>
          <w:numId w:val="1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Cons:</w:t>
      </w:r>
      <w:r w:rsidRPr="3BED81E6" w:rsidR="449098D8">
        <w:rPr>
          <w:rFonts w:ascii="Arial" w:hAnsi="Arial" w:eastAsia="Arial" w:cs="Arial"/>
          <w:b w:val="0"/>
          <w:bCs w:val="0"/>
          <w:i w:val="0"/>
          <w:iCs w:val="0"/>
          <w:caps w:val="0"/>
          <w:smallCaps w:val="0"/>
          <w:noProof w:val="0"/>
          <w:color w:val="0A0A0A"/>
          <w:sz w:val="24"/>
          <w:szCs w:val="24"/>
          <w:lang w:val="en-US"/>
        </w:rPr>
        <w:t xml:space="preserve"> If the patient’s report has changed in the last 5 minutes (e.g., they uploaded </w:t>
      </w:r>
      <w:r w:rsidRPr="3BED81E6" w:rsidR="449098D8">
        <w:rPr>
          <w:rFonts w:ascii="Arial" w:hAnsi="Arial" w:eastAsia="Arial" w:cs="Arial"/>
          <w:b w:val="0"/>
          <w:bCs w:val="0"/>
          <w:i w:val="0"/>
          <w:iCs w:val="0"/>
          <w:caps w:val="0"/>
          <w:smallCaps w:val="0"/>
          <w:noProof w:val="0"/>
          <w:color w:val="0A0A0A"/>
          <w:sz w:val="24"/>
          <w:szCs w:val="24"/>
          <w:lang w:val="en-US"/>
        </w:rPr>
        <w:t>a new version</w:t>
      </w:r>
      <w:r w:rsidRPr="3BED81E6" w:rsidR="449098D8">
        <w:rPr>
          <w:rFonts w:ascii="Arial" w:hAnsi="Arial" w:eastAsia="Arial" w:cs="Arial"/>
          <w:b w:val="0"/>
          <w:bCs w:val="0"/>
          <w:i w:val="0"/>
          <w:iCs w:val="0"/>
          <w:caps w:val="0"/>
          <w:smallCaps w:val="0"/>
          <w:noProof w:val="0"/>
          <w:color w:val="0A0A0A"/>
          <w:sz w:val="24"/>
          <w:szCs w:val="24"/>
          <w:lang w:val="en-US"/>
        </w:rPr>
        <w:t>), a cached answer might be outdated.</w:t>
      </w:r>
    </w:p>
    <w:p w:rsidR="449098D8" w:rsidP="3BED81E6" w:rsidRDefault="449098D8" w14:paraId="152D652C" w14:textId="62C333A8">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2. The "Reframing" Strategy (Better UX)</w:t>
      </w:r>
    </w:p>
    <w:p w:rsidR="449098D8" w:rsidP="3BED81E6" w:rsidRDefault="449098D8" w14:paraId="6C7931E8" w14:textId="7BF7BD1D">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0"/>
          <w:bCs w:val="0"/>
          <w:i w:val="0"/>
          <w:iCs w:val="0"/>
          <w:caps w:val="0"/>
          <w:smallCaps w:val="0"/>
          <w:noProof w:val="0"/>
          <w:color w:val="0A0A0A"/>
          <w:sz w:val="24"/>
          <w:szCs w:val="24"/>
          <w:lang w:val="en-US"/>
        </w:rPr>
        <w:t xml:space="preserve">If the user asks the same thing twice, it usually means they </w:t>
      </w:r>
      <w:r w:rsidRPr="3BED81E6" w:rsidR="449098D8">
        <w:rPr>
          <w:rFonts w:ascii="Arial" w:hAnsi="Arial" w:eastAsia="Arial" w:cs="Arial"/>
          <w:b w:val="0"/>
          <w:bCs w:val="0"/>
          <w:i w:val="0"/>
          <w:iCs w:val="0"/>
          <w:caps w:val="0"/>
          <w:smallCaps w:val="0"/>
          <w:noProof w:val="0"/>
          <w:color w:val="0A0A0A"/>
          <w:sz w:val="24"/>
          <w:szCs w:val="24"/>
          <w:lang w:val="en-US"/>
        </w:rPr>
        <w:t>didn't</w:t>
      </w:r>
      <w:r w:rsidRPr="3BED81E6" w:rsidR="449098D8">
        <w:rPr>
          <w:rFonts w:ascii="Arial" w:hAnsi="Arial" w:eastAsia="Arial" w:cs="Arial"/>
          <w:b w:val="0"/>
          <w:bCs w:val="0"/>
          <w:i w:val="0"/>
          <w:iCs w:val="0"/>
          <w:caps w:val="0"/>
          <w:smallCaps w:val="0"/>
          <w:noProof w:val="0"/>
          <w:color w:val="0A0A0A"/>
          <w:sz w:val="24"/>
          <w:szCs w:val="24"/>
          <w:lang w:val="en-US"/>
        </w:rPr>
        <w:t xml:space="preserve"> understand the first answer.</w:t>
      </w:r>
    </w:p>
    <w:p w:rsidR="449098D8" w:rsidP="3BED81E6" w:rsidRDefault="449098D8" w14:paraId="06FBCAE4" w14:textId="62593137">
      <w:pPr>
        <w:pStyle w:val="ListParagraph"/>
        <w:numPr>
          <w:ilvl w:val="0"/>
          <w:numId w:val="12"/>
        </w:numPr>
        <w:shd w:val="clear" w:color="auto" w:fill="FFFFFF" w:themeFill="background1"/>
        <w:spacing w:before="0" w:beforeAutospacing="off" w:after="0" w:afterAutospacing="off" w:line="360" w:lineRule="auto"/>
        <w:rPr>
          <w:rFonts w:ascii="Arial" w:hAnsi="Arial" w:eastAsia="Arial" w:cs="Arial"/>
          <w:b w:val="0"/>
          <w:bCs w:val="0"/>
          <w:i w:val="1"/>
          <w:iCs w:val="1"/>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How it works:</w:t>
      </w:r>
      <w:r w:rsidRPr="3BED81E6" w:rsidR="449098D8">
        <w:rPr>
          <w:rFonts w:ascii="Arial" w:hAnsi="Arial" w:eastAsia="Arial" w:cs="Arial"/>
          <w:b w:val="0"/>
          <w:bCs w:val="0"/>
          <w:i w:val="0"/>
          <w:iCs w:val="0"/>
          <w:caps w:val="0"/>
          <w:smallCaps w:val="0"/>
          <w:noProof w:val="0"/>
          <w:color w:val="0A0A0A"/>
          <w:sz w:val="24"/>
          <w:szCs w:val="24"/>
          <w:lang w:val="en-US"/>
        </w:rPr>
        <w:t xml:space="preserve"> Your </w:t>
      </w:r>
      <w:r w:rsidRPr="3BED81E6" w:rsidR="449098D8">
        <w:rPr>
          <w:rFonts w:ascii="Arial" w:hAnsi="Arial" w:eastAsia="Arial" w:cs="Arial"/>
          <w:b w:val="1"/>
          <w:bCs w:val="1"/>
          <w:i w:val="0"/>
          <w:iCs w:val="0"/>
          <w:caps w:val="0"/>
          <w:smallCaps w:val="0"/>
          <w:noProof w:val="0"/>
          <w:color w:val="0A0A0A"/>
          <w:sz w:val="24"/>
          <w:szCs w:val="24"/>
          <w:lang w:val="en-US"/>
        </w:rPr>
        <w:t>System Prompt</w:t>
      </w:r>
      <w:r w:rsidRPr="3BED81E6" w:rsidR="449098D8">
        <w:rPr>
          <w:rFonts w:ascii="Arial" w:hAnsi="Arial" w:eastAsia="Arial" w:cs="Arial"/>
          <w:b w:val="0"/>
          <w:bCs w:val="0"/>
          <w:i w:val="0"/>
          <w:iCs w:val="0"/>
          <w:caps w:val="0"/>
          <w:smallCaps w:val="0"/>
          <w:noProof w:val="0"/>
          <w:color w:val="0A0A0A"/>
          <w:sz w:val="24"/>
          <w:szCs w:val="24"/>
          <w:lang w:val="en-US"/>
        </w:rPr>
        <w:t xml:space="preserve"> should include instructions: </w:t>
      </w:r>
      <w:r w:rsidRPr="3BED81E6" w:rsidR="449098D8">
        <w:rPr>
          <w:rFonts w:ascii="Arial" w:hAnsi="Arial" w:eastAsia="Arial" w:cs="Arial"/>
          <w:b w:val="0"/>
          <w:bCs w:val="0"/>
          <w:i w:val="1"/>
          <w:iCs w:val="1"/>
          <w:caps w:val="0"/>
          <w:smallCaps w:val="0"/>
          <w:noProof w:val="0"/>
          <w:color w:val="0A0A0A"/>
          <w:sz w:val="24"/>
          <w:szCs w:val="24"/>
          <w:lang w:val="en-US"/>
        </w:rPr>
        <w:t xml:space="preserve">"If the user asks a question they have already asked in this session, do not repeat yourself exactly. Instead, try to explain the concept using simpler terms or a different </w:t>
      </w:r>
      <w:r w:rsidRPr="3BED81E6" w:rsidR="02F290BF">
        <w:rPr>
          <w:rFonts w:ascii="Arial" w:hAnsi="Arial" w:eastAsia="Arial" w:cs="Arial"/>
          <w:b w:val="0"/>
          <w:bCs w:val="0"/>
          <w:i w:val="1"/>
          <w:iCs w:val="1"/>
          <w:caps w:val="0"/>
          <w:smallCaps w:val="0"/>
          <w:noProof w:val="0"/>
          <w:color w:val="0A0A0A"/>
          <w:sz w:val="24"/>
          <w:szCs w:val="24"/>
          <w:lang w:val="en-US"/>
        </w:rPr>
        <w:t>analogy.</w:t>
      </w:r>
    </w:p>
    <w:p w:rsidR="449098D8" w:rsidP="3BED81E6" w:rsidRDefault="449098D8" w14:paraId="5F3FD160" w14:textId="26C6C681">
      <w:pPr>
        <w:pStyle w:val="ListParagraph"/>
        <w:numPr>
          <w:ilvl w:val="0"/>
          <w:numId w:val="12"/>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The Logic:</w:t>
      </w:r>
      <w:r w:rsidRPr="3BED81E6" w:rsidR="449098D8">
        <w:rPr>
          <w:rFonts w:ascii="Arial" w:hAnsi="Arial" w:eastAsia="Arial" w:cs="Arial"/>
          <w:b w:val="0"/>
          <w:bCs w:val="0"/>
          <w:i w:val="0"/>
          <w:iCs w:val="0"/>
          <w:caps w:val="0"/>
          <w:smallCaps w:val="0"/>
          <w:noProof w:val="0"/>
          <w:color w:val="0A0A0A"/>
          <w:sz w:val="24"/>
          <w:szCs w:val="24"/>
          <w:lang w:val="en-US"/>
        </w:rPr>
        <w:t xml:space="preserve"> You allow the LLM to see the </w:t>
      </w:r>
      <w:r w:rsidRPr="3BED81E6" w:rsidR="449098D8">
        <w:rPr>
          <w:rFonts w:ascii="Arial" w:hAnsi="Arial" w:eastAsia="Arial" w:cs="Arial"/>
          <w:b w:val="0"/>
          <w:bCs w:val="0"/>
          <w:i w:val="0"/>
          <w:iCs w:val="0"/>
          <w:caps w:val="0"/>
          <w:smallCaps w:val="0"/>
          <w:noProof w:val="0"/>
          <w:color w:val="0A0A0A"/>
          <w:sz w:val="24"/>
          <w:szCs w:val="24"/>
          <w:lang w:val="en-US"/>
        </w:rPr>
        <w:t>previous</w:t>
      </w:r>
      <w:r w:rsidRPr="3BED81E6" w:rsidR="449098D8">
        <w:rPr>
          <w:rFonts w:ascii="Arial" w:hAnsi="Arial" w:eastAsia="Arial" w:cs="Arial"/>
          <w:b w:val="0"/>
          <w:bCs w:val="0"/>
          <w:i w:val="0"/>
          <w:iCs w:val="0"/>
          <w:caps w:val="0"/>
          <w:smallCaps w:val="0"/>
          <w:noProof w:val="0"/>
          <w:color w:val="0A0A0A"/>
          <w:sz w:val="24"/>
          <w:szCs w:val="24"/>
          <w:lang w:val="en-US"/>
        </w:rPr>
        <w:t xml:space="preserve"> interaction in the </w:t>
      </w:r>
      <w:r w:rsidRPr="3BED81E6" w:rsidR="449098D8">
        <w:rPr>
          <w:rFonts w:ascii="Arial" w:hAnsi="Arial" w:eastAsia="Arial" w:cs="Arial"/>
          <w:b w:val="1"/>
          <w:bCs w:val="1"/>
          <w:i w:val="0"/>
          <w:iCs w:val="0"/>
          <w:caps w:val="0"/>
          <w:smallCaps w:val="0"/>
          <w:noProof w:val="0"/>
          <w:color w:val="0A0A0A"/>
          <w:sz w:val="24"/>
          <w:szCs w:val="24"/>
          <w:lang w:val="en-US"/>
        </w:rPr>
        <w:t>Conversation Buffer</w:t>
      </w:r>
      <w:r w:rsidRPr="3BED81E6" w:rsidR="449098D8">
        <w:rPr>
          <w:rFonts w:ascii="Arial" w:hAnsi="Arial" w:eastAsia="Arial" w:cs="Arial"/>
          <w:b w:val="0"/>
          <w:bCs w:val="0"/>
          <w:i w:val="0"/>
          <w:iCs w:val="0"/>
          <w:caps w:val="0"/>
          <w:smallCaps w:val="0"/>
          <w:noProof w:val="0"/>
          <w:color w:val="0A0A0A"/>
          <w:sz w:val="24"/>
          <w:szCs w:val="24"/>
          <w:lang w:val="en-US"/>
        </w:rPr>
        <w:t>, and it uses its "reasoning" to provide a more helpful, alternative explanation.</w:t>
      </w:r>
    </w:p>
    <w:p w:rsidR="449098D8" w:rsidP="3BED81E6" w:rsidRDefault="449098D8" w14:paraId="78694689" w14:textId="0BF2BF3A">
      <w:pPr>
        <w:pStyle w:val="ListParagraph"/>
        <w:numPr>
          <w:ilvl w:val="0"/>
          <w:numId w:val="12"/>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Pros:</w:t>
      </w:r>
      <w:r w:rsidRPr="3BED81E6" w:rsidR="449098D8">
        <w:rPr>
          <w:rFonts w:ascii="Arial" w:hAnsi="Arial" w:eastAsia="Arial" w:cs="Arial"/>
          <w:b w:val="0"/>
          <w:bCs w:val="0"/>
          <w:i w:val="0"/>
          <w:iCs w:val="0"/>
          <w:caps w:val="0"/>
          <w:smallCaps w:val="0"/>
          <w:noProof w:val="0"/>
          <w:color w:val="0A0A0A"/>
          <w:sz w:val="24"/>
          <w:szCs w:val="24"/>
          <w:lang w:val="en-US"/>
        </w:rPr>
        <w:t xml:space="preserve"> Feels more human; helps a confused patient.</w:t>
      </w:r>
    </w:p>
    <w:p w:rsidR="449098D8" w:rsidP="3BED81E6" w:rsidRDefault="449098D8" w14:paraId="24EAE4D1" w14:textId="54ACA1B7">
      <w:pPr>
        <w:pStyle w:val="ListParagraph"/>
        <w:numPr>
          <w:ilvl w:val="0"/>
          <w:numId w:val="12"/>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Cons:</w:t>
      </w:r>
      <w:r w:rsidRPr="3BED81E6" w:rsidR="449098D8">
        <w:rPr>
          <w:rFonts w:ascii="Arial" w:hAnsi="Arial" w:eastAsia="Arial" w:cs="Arial"/>
          <w:b w:val="0"/>
          <w:bCs w:val="0"/>
          <w:i w:val="0"/>
          <w:iCs w:val="0"/>
          <w:caps w:val="0"/>
          <w:smallCaps w:val="0"/>
          <w:noProof w:val="0"/>
          <w:color w:val="0A0A0A"/>
          <w:sz w:val="24"/>
          <w:szCs w:val="24"/>
          <w:lang w:val="en-US"/>
        </w:rPr>
        <w:t xml:space="preserve"> Full LLM cost for every repeat.</w:t>
      </w:r>
    </w:p>
    <w:p w:rsidR="449098D8" w:rsidP="3BED81E6" w:rsidRDefault="449098D8" w14:paraId="20516313" w14:textId="50AB5776">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3. The "Validation" Strategy (Medical Accuracy)</w:t>
      </w:r>
    </w:p>
    <w:p w:rsidR="449098D8" w:rsidP="3BED81E6" w:rsidRDefault="449098D8" w14:paraId="127E7AC5" w14:textId="726F3873">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0"/>
          <w:bCs w:val="0"/>
          <w:i w:val="0"/>
          <w:iCs w:val="0"/>
          <w:caps w:val="0"/>
          <w:smallCaps w:val="0"/>
          <w:noProof w:val="0"/>
          <w:color w:val="0A0A0A"/>
          <w:sz w:val="24"/>
          <w:szCs w:val="24"/>
          <w:lang w:val="en-US"/>
        </w:rPr>
        <w:t>In a medical context, repeating a question might be a sign of high anxiety or cognitive load.</w:t>
      </w:r>
    </w:p>
    <w:p w:rsidR="449098D8" w:rsidP="3BED81E6" w:rsidRDefault="449098D8" w14:paraId="10BDB85F" w14:textId="63429B8F">
      <w:pPr>
        <w:pStyle w:val="ListParagraph"/>
        <w:numPr>
          <w:ilvl w:val="0"/>
          <w:numId w:val="13"/>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How it works:</w:t>
      </w:r>
      <w:r w:rsidRPr="3BED81E6" w:rsidR="449098D8">
        <w:rPr>
          <w:rFonts w:ascii="Arial" w:hAnsi="Arial" w:eastAsia="Arial" w:cs="Arial"/>
          <w:b w:val="0"/>
          <w:bCs w:val="0"/>
          <w:i w:val="0"/>
          <w:iCs w:val="0"/>
          <w:caps w:val="0"/>
          <w:smallCaps w:val="0"/>
          <w:noProof w:val="0"/>
          <w:color w:val="0A0A0A"/>
          <w:sz w:val="24"/>
          <w:szCs w:val="24"/>
          <w:lang w:val="en-US"/>
        </w:rPr>
        <w:t xml:space="preserve"> You use a </w:t>
      </w:r>
      <w:r w:rsidRPr="3BED81E6" w:rsidR="449098D8">
        <w:rPr>
          <w:rFonts w:ascii="Arial" w:hAnsi="Arial" w:eastAsia="Arial" w:cs="Arial"/>
          <w:b w:val="1"/>
          <w:bCs w:val="1"/>
          <w:i w:val="0"/>
          <w:iCs w:val="0"/>
          <w:caps w:val="0"/>
          <w:smallCaps w:val="0"/>
          <w:noProof w:val="0"/>
          <w:color w:val="0A0A0A"/>
          <w:sz w:val="24"/>
          <w:szCs w:val="24"/>
          <w:lang w:val="en-US"/>
        </w:rPr>
        <w:t>Router</w:t>
      </w:r>
      <w:r w:rsidRPr="3BED81E6" w:rsidR="449098D8">
        <w:rPr>
          <w:rFonts w:ascii="Arial" w:hAnsi="Arial" w:eastAsia="Arial" w:cs="Arial"/>
          <w:b w:val="0"/>
          <w:bCs w:val="0"/>
          <w:i w:val="0"/>
          <w:iCs w:val="0"/>
          <w:caps w:val="0"/>
          <w:smallCaps w:val="0"/>
          <w:noProof w:val="0"/>
          <w:color w:val="0A0A0A"/>
          <w:sz w:val="24"/>
          <w:szCs w:val="24"/>
          <w:lang w:val="en-US"/>
        </w:rPr>
        <w:t xml:space="preserve"> or a </w:t>
      </w:r>
      <w:r w:rsidRPr="3BED81E6" w:rsidR="449098D8">
        <w:rPr>
          <w:rFonts w:ascii="Arial" w:hAnsi="Arial" w:eastAsia="Arial" w:cs="Arial"/>
          <w:b w:val="1"/>
          <w:bCs w:val="1"/>
          <w:i w:val="0"/>
          <w:iCs w:val="0"/>
          <w:caps w:val="0"/>
          <w:smallCaps w:val="0"/>
          <w:noProof w:val="0"/>
          <w:color w:val="0A0A0A"/>
          <w:sz w:val="24"/>
          <w:szCs w:val="24"/>
          <w:lang w:val="en-US"/>
        </w:rPr>
        <w:t>Small LLM (like Llama-3-8B)</w:t>
      </w:r>
      <w:r w:rsidRPr="3BED81E6" w:rsidR="449098D8">
        <w:rPr>
          <w:rFonts w:ascii="Arial" w:hAnsi="Arial" w:eastAsia="Arial" w:cs="Arial"/>
          <w:b w:val="0"/>
          <w:bCs w:val="0"/>
          <w:i w:val="0"/>
          <w:iCs w:val="0"/>
          <w:caps w:val="0"/>
          <w:smallCaps w:val="0"/>
          <w:noProof w:val="0"/>
          <w:color w:val="0A0A0A"/>
          <w:sz w:val="24"/>
          <w:szCs w:val="24"/>
          <w:lang w:val="en-US"/>
        </w:rPr>
        <w:t xml:space="preserve"> to detect the repetition.</w:t>
      </w:r>
    </w:p>
    <w:p w:rsidR="449098D8" w:rsidP="3BED81E6" w:rsidRDefault="449098D8" w14:paraId="7FF58C2A" w14:textId="295659B5">
      <w:pPr>
        <w:pStyle w:val="ListParagraph"/>
        <w:numPr>
          <w:ilvl w:val="0"/>
          <w:numId w:val="13"/>
        </w:numPr>
        <w:shd w:val="clear" w:color="auto" w:fill="FFFFFF" w:themeFill="background1"/>
        <w:spacing w:before="0" w:beforeAutospacing="off" w:after="0" w:afterAutospacing="off" w:line="360" w:lineRule="auto"/>
        <w:rPr>
          <w:rFonts w:ascii="Arial" w:hAnsi="Arial" w:eastAsia="Arial" w:cs="Arial"/>
          <w:b w:val="0"/>
          <w:bCs w:val="0"/>
          <w:i w:val="1"/>
          <w:iCs w:val="1"/>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The Logic:</w:t>
      </w:r>
      <w:r w:rsidRPr="3BED81E6" w:rsidR="449098D8">
        <w:rPr>
          <w:rFonts w:ascii="Arial" w:hAnsi="Arial" w:eastAsia="Arial" w:cs="Arial"/>
          <w:b w:val="0"/>
          <w:bCs w:val="0"/>
          <w:i w:val="0"/>
          <w:iCs w:val="0"/>
          <w:caps w:val="0"/>
          <w:smallCaps w:val="0"/>
          <w:noProof w:val="0"/>
          <w:color w:val="0A0A0A"/>
          <w:sz w:val="24"/>
          <w:szCs w:val="24"/>
          <w:lang w:val="en-US"/>
        </w:rPr>
        <w:t xml:space="preserve"> The system </w:t>
      </w:r>
      <w:r w:rsidRPr="3BED81E6" w:rsidR="449098D8">
        <w:rPr>
          <w:rFonts w:ascii="Arial" w:hAnsi="Arial" w:eastAsia="Arial" w:cs="Arial"/>
          <w:b w:val="0"/>
          <w:bCs w:val="0"/>
          <w:i w:val="0"/>
          <w:iCs w:val="0"/>
          <w:caps w:val="0"/>
          <w:smallCaps w:val="0"/>
          <w:noProof w:val="0"/>
          <w:color w:val="0A0A0A"/>
          <w:sz w:val="24"/>
          <w:szCs w:val="24"/>
          <w:lang w:val="en-US"/>
        </w:rPr>
        <w:t>identifies</w:t>
      </w:r>
      <w:r w:rsidRPr="3BED81E6" w:rsidR="449098D8">
        <w:rPr>
          <w:rFonts w:ascii="Arial" w:hAnsi="Arial" w:eastAsia="Arial" w:cs="Arial"/>
          <w:b w:val="0"/>
          <w:bCs w:val="0"/>
          <w:i w:val="0"/>
          <w:iCs w:val="0"/>
          <w:caps w:val="0"/>
          <w:smallCaps w:val="0"/>
          <w:noProof w:val="0"/>
          <w:color w:val="0A0A0A"/>
          <w:sz w:val="24"/>
          <w:szCs w:val="24"/>
          <w:lang w:val="en-US"/>
        </w:rPr>
        <w:t xml:space="preserve"> the repeat and adds a prefix to the answer: </w:t>
      </w:r>
      <w:r w:rsidRPr="3BED81E6" w:rsidR="449098D8">
        <w:rPr>
          <w:rFonts w:ascii="Arial" w:hAnsi="Arial" w:eastAsia="Arial" w:cs="Arial"/>
          <w:b w:val="0"/>
          <w:bCs w:val="0"/>
          <w:i w:val="1"/>
          <w:iCs w:val="1"/>
          <w:caps w:val="0"/>
          <w:smallCaps w:val="0"/>
          <w:noProof w:val="0"/>
          <w:color w:val="0A0A0A"/>
          <w:sz w:val="24"/>
          <w:szCs w:val="24"/>
          <w:lang w:val="en-US"/>
        </w:rPr>
        <w:t>"As mentioned earlier, your report indicates... To clarify further, this means..."</w:t>
      </w:r>
    </w:p>
    <w:p w:rsidR="449098D8" w:rsidP="3BED81E6" w:rsidRDefault="449098D8" w14:paraId="4736E508" w14:textId="5899AF67">
      <w:pPr>
        <w:pStyle w:val="ListParagraph"/>
        <w:numPr>
          <w:ilvl w:val="0"/>
          <w:numId w:val="13"/>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Pros:</w:t>
      </w:r>
      <w:r w:rsidRPr="3BED81E6" w:rsidR="449098D8">
        <w:rPr>
          <w:rFonts w:ascii="Arial" w:hAnsi="Arial" w:eastAsia="Arial" w:cs="Arial"/>
          <w:b w:val="0"/>
          <w:bCs w:val="0"/>
          <w:i w:val="0"/>
          <w:iCs w:val="0"/>
          <w:caps w:val="0"/>
          <w:smallCaps w:val="0"/>
          <w:noProof w:val="0"/>
          <w:color w:val="0A0A0A"/>
          <w:sz w:val="24"/>
          <w:szCs w:val="24"/>
          <w:lang w:val="en-US"/>
        </w:rPr>
        <w:t xml:space="preserve"> </w:t>
      </w:r>
      <w:r w:rsidRPr="3BED81E6" w:rsidR="449098D8">
        <w:rPr>
          <w:rFonts w:ascii="Arial" w:hAnsi="Arial" w:eastAsia="Arial" w:cs="Arial"/>
          <w:b w:val="0"/>
          <w:bCs w:val="0"/>
          <w:i w:val="0"/>
          <w:iCs w:val="0"/>
          <w:caps w:val="0"/>
          <w:smallCaps w:val="0"/>
          <w:noProof w:val="0"/>
          <w:color w:val="0A0A0A"/>
          <w:sz w:val="24"/>
          <w:szCs w:val="24"/>
          <w:lang w:val="en-US"/>
        </w:rPr>
        <w:t>Maintains</w:t>
      </w:r>
      <w:r w:rsidRPr="3BED81E6" w:rsidR="449098D8">
        <w:rPr>
          <w:rFonts w:ascii="Arial" w:hAnsi="Arial" w:eastAsia="Arial" w:cs="Arial"/>
          <w:b w:val="0"/>
          <w:bCs w:val="0"/>
          <w:i w:val="0"/>
          <w:iCs w:val="0"/>
          <w:caps w:val="0"/>
          <w:smallCaps w:val="0"/>
          <w:noProof w:val="0"/>
          <w:color w:val="0A0A0A"/>
          <w:sz w:val="24"/>
          <w:szCs w:val="24"/>
          <w:lang w:val="en-US"/>
        </w:rPr>
        <w:t xml:space="preserve"> professional clinical "presence" and confirms the </w:t>
      </w:r>
      <w:r w:rsidRPr="3BED81E6" w:rsidR="449098D8">
        <w:rPr>
          <w:rFonts w:ascii="Arial" w:hAnsi="Arial" w:eastAsia="Arial" w:cs="Arial"/>
          <w:b w:val="0"/>
          <w:bCs w:val="0"/>
          <w:i w:val="0"/>
          <w:iCs w:val="0"/>
          <w:caps w:val="0"/>
          <w:smallCaps w:val="0"/>
          <w:noProof w:val="0"/>
          <w:color w:val="0A0A0A"/>
          <w:sz w:val="24"/>
          <w:szCs w:val="24"/>
          <w:lang w:val="en-US"/>
        </w:rPr>
        <w:t>user was heard</w:t>
      </w:r>
      <w:r w:rsidRPr="3BED81E6" w:rsidR="449098D8">
        <w:rPr>
          <w:rFonts w:ascii="Arial" w:hAnsi="Arial" w:eastAsia="Arial" w:cs="Arial"/>
          <w:b w:val="0"/>
          <w:bCs w:val="0"/>
          <w:i w:val="0"/>
          <w:iCs w:val="0"/>
          <w:caps w:val="0"/>
          <w:smallCaps w:val="0"/>
          <w:noProof w:val="0"/>
          <w:color w:val="0A0A0A"/>
          <w:sz w:val="24"/>
          <w:szCs w:val="24"/>
          <w:lang w:val="en-US"/>
        </w:rPr>
        <w:t>.</w:t>
      </w:r>
    </w:p>
    <w:p w:rsidR="449098D8" w:rsidP="3BED81E6" w:rsidRDefault="449098D8" w14:paraId="5201496B" w14:textId="32D68FE7">
      <w:pPr>
        <w:pStyle w:val="Normal"/>
        <w:spacing w:before="360" w:beforeAutospacing="off" w:after="180" w:afterAutospacing="off" w:line="420" w:lineRule="auto"/>
        <w:rPr>
          <w:rFonts w:ascii="Arial" w:hAnsi="Arial" w:eastAsia="Arial" w:cs="Arial"/>
          <w:b w:val="1"/>
          <w:bCs w:val="1"/>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The Recommended "Medical Architecture" for Repetition:</w:t>
      </w:r>
    </w:p>
    <w:p w:rsidR="449098D8" w:rsidP="3BED81E6" w:rsidRDefault="449098D8" w14:paraId="761D8873" w14:textId="21DEE362">
      <w:pPr>
        <w:pStyle w:val="ListParagraph"/>
        <w:numPr>
          <w:ilvl w:val="0"/>
          <w:numId w:val="14"/>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Check Redis Cache:</w:t>
      </w:r>
      <w:r w:rsidRPr="3BED81E6" w:rsidR="449098D8">
        <w:rPr>
          <w:rFonts w:ascii="Arial" w:hAnsi="Arial" w:eastAsia="Arial" w:cs="Arial"/>
          <w:b w:val="0"/>
          <w:bCs w:val="0"/>
          <w:i w:val="0"/>
          <w:iCs w:val="0"/>
          <w:caps w:val="0"/>
          <w:smallCaps w:val="0"/>
          <w:noProof w:val="0"/>
          <w:color w:val="0A0A0A"/>
          <w:sz w:val="24"/>
          <w:szCs w:val="24"/>
          <w:lang w:val="en-US"/>
        </w:rPr>
        <w:t xml:space="preserve"> If the exact string matches, pull the answer.</w:t>
      </w:r>
    </w:p>
    <w:p w:rsidR="449098D8" w:rsidP="3BED81E6" w:rsidRDefault="449098D8" w14:paraId="0B331F14" w14:textId="4E08FB29">
      <w:pPr>
        <w:pStyle w:val="ListParagraph"/>
        <w:numPr>
          <w:ilvl w:val="0"/>
          <w:numId w:val="14"/>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Threshold Check:</w:t>
      </w:r>
      <w:r w:rsidRPr="3BED81E6" w:rsidR="449098D8">
        <w:rPr>
          <w:rFonts w:ascii="Arial" w:hAnsi="Arial" w:eastAsia="Arial" w:cs="Arial"/>
          <w:b w:val="0"/>
          <w:bCs w:val="0"/>
          <w:i w:val="0"/>
          <w:iCs w:val="0"/>
          <w:caps w:val="0"/>
          <w:smallCaps w:val="0"/>
          <w:noProof w:val="0"/>
          <w:color w:val="0A0A0A"/>
          <w:sz w:val="24"/>
          <w:szCs w:val="24"/>
          <w:lang w:val="en-US"/>
        </w:rPr>
        <w:t xml:space="preserve"> If the user repeats the </w:t>
      </w:r>
      <w:r w:rsidRPr="3BED81E6" w:rsidR="449098D8">
        <w:rPr>
          <w:rFonts w:ascii="Arial" w:hAnsi="Arial" w:eastAsia="Arial" w:cs="Arial"/>
          <w:b w:val="0"/>
          <w:bCs w:val="0"/>
          <w:i w:val="1"/>
          <w:iCs w:val="1"/>
          <w:caps w:val="0"/>
          <w:smallCaps w:val="0"/>
          <w:noProof w:val="0"/>
          <w:color w:val="0A0A0A"/>
          <w:sz w:val="24"/>
          <w:szCs w:val="24"/>
          <w:lang w:val="en-US"/>
        </w:rPr>
        <w:t>same</w:t>
      </w:r>
      <w:r w:rsidRPr="3BED81E6" w:rsidR="449098D8">
        <w:rPr>
          <w:rFonts w:ascii="Arial" w:hAnsi="Arial" w:eastAsia="Arial" w:cs="Arial"/>
          <w:b w:val="0"/>
          <w:bCs w:val="0"/>
          <w:i w:val="0"/>
          <w:iCs w:val="0"/>
          <w:caps w:val="0"/>
          <w:smallCaps w:val="0"/>
          <w:noProof w:val="0"/>
          <w:color w:val="0A0A0A"/>
          <w:sz w:val="24"/>
          <w:szCs w:val="24"/>
          <w:lang w:val="en-US"/>
        </w:rPr>
        <w:t xml:space="preserve"> question more than 3 times, have the AI </w:t>
      </w:r>
      <w:r w:rsidRPr="3BED81E6" w:rsidR="449098D8">
        <w:rPr>
          <w:rFonts w:ascii="Arial" w:hAnsi="Arial" w:eastAsia="Arial" w:cs="Arial"/>
          <w:b w:val="0"/>
          <w:bCs w:val="0"/>
          <w:i w:val="0"/>
          <w:iCs w:val="0"/>
          <w:caps w:val="0"/>
          <w:smallCaps w:val="0"/>
          <w:noProof w:val="0"/>
          <w:color w:val="0A0A0A"/>
          <w:sz w:val="24"/>
          <w:szCs w:val="24"/>
          <w:lang w:val="en-US"/>
        </w:rPr>
        <w:t>trigger</w:t>
      </w:r>
      <w:r w:rsidRPr="3BED81E6" w:rsidR="449098D8">
        <w:rPr>
          <w:rFonts w:ascii="Arial" w:hAnsi="Arial" w:eastAsia="Arial" w:cs="Arial"/>
          <w:b w:val="0"/>
          <w:bCs w:val="0"/>
          <w:i w:val="0"/>
          <w:iCs w:val="0"/>
          <w:caps w:val="0"/>
          <w:smallCaps w:val="0"/>
          <w:noProof w:val="0"/>
          <w:color w:val="0A0A0A"/>
          <w:sz w:val="24"/>
          <w:szCs w:val="24"/>
          <w:lang w:val="en-US"/>
        </w:rPr>
        <w:t xml:space="preserve"> a "Support Flag" (e.g., </w:t>
      </w:r>
      <w:r w:rsidRPr="3BED81E6" w:rsidR="449098D8">
        <w:rPr>
          <w:rFonts w:ascii="Arial" w:hAnsi="Arial" w:eastAsia="Arial" w:cs="Arial"/>
          <w:b w:val="0"/>
          <w:bCs w:val="0"/>
          <w:i w:val="1"/>
          <w:iCs w:val="1"/>
          <w:caps w:val="0"/>
          <w:smallCaps w:val="0"/>
          <w:noProof w:val="0"/>
          <w:color w:val="0A0A0A"/>
          <w:sz w:val="24"/>
          <w:szCs w:val="24"/>
          <w:lang w:val="en-US"/>
        </w:rPr>
        <w:t>"I've explained this a few times now—would you like me to highlight the specific page in your report where this is discussed?"</w:t>
      </w:r>
      <w:r w:rsidRPr="3BED81E6" w:rsidR="449098D8">
        <w:rPr>
          <w:rFonts w:ascii="Arial" w:hAnsi="Arial" w:eastAsia="Arial" w:cs="Arial"/>
          <w:b w:val="0"/>
          <w:bCs w:val="0"/>
          <w:i w:val="0"/>
          <w:iCs w:val="0"/>
          <w:caps w:val="0"/>
          <w:smallCaps w:val="0"/>
          <w:noProof w:val="0"/>
          <w:color w:val="0A0A0A"/>
          <w:sz w:val="24"/>
          <w:szCs w:val="24"/>
          <w:lang w:val="en-US"/>
        </w:rPr>
        <w:t>).</w:t>
      </w:r>
    </w:p>
    <w:p w:rsidR="449098D8" w:rsidP="3BED81E6" w:rsidRDefault="449098D8" w14:paraId="70DB581D" w14:textId="467EC788">
      <w:pPr>
        <w:pStyle w:val="ListParagraph"/>
        <w:numPr>
          <w:ilvl w:val="0"/>
          <w:numId w:val="14"/>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Contextual Awareness:</w:t>
      </w:r>
      <w:r w:rsidRPr="3BED81E6" w:rsidR="449098D8">
        <w:rPr>
          <w:rFonts w:ascii="Arial" w:hAnsi="Arial" w:eastAsia="Arial" w:cs="Arial"/>
          <w:b w:val="0"/>
          <w:bCs w:val="0"/>
          <w:i w:val="0"/>
          <w:iCs w:val="0"/>
          <w:caps w:val="0"/>
          <w:smallCaps w:val="0"/>
          <w:noProof w:val="0"/>
          <w:color w:val="0A0A0A"/>
          <w:sz w:val="24"/>
          <w:szCs w:val="24"/>
          <w:lang w:val="en-US"/>
        </w:rPr>
        <w:t xml:space="preserve"> Always pass the </w:t>
      </w:r>
      <w:r w:rsidRPr="3BED81E6" w:rsidR="449098D8">
        <w:rPr>
          <w:rFonts w:ascii="Consolas" w:hAnsi="Consolas" w:eastAsia="Consolas" w:cs="Consolas"/>
          <w:b w:val="0"/>
          <w:bCs w:val="0"/>
          <w:i w:val="0"/>
          <w:iCs w:val="0"/>
          <w:caps w:val="0"/>
          <w:smallCaps w:val="0"/>
          <w:noProof w:val="0"/>
          <w:color w:val="0A0A0A"/>
          <w:sz w:val="24"/>
          <w:szCs w:val="24"/>
          <w:lang w:val="en-US"/>
        </w:rPr>
        <w:t>Last_Answer</w:t>
      </w:r>
      <w:r w:rsidRPr="3BED81E6" w:rsidR="449098D8">
        <w:rPr>
          <w:rFonts w:ascii="Arial" w:hAnsi="Arial" w:eastAsia="Arial" w:cs="Arial"/>
          <w:b w:val="0"/>
          <w:bCs w:val="0"/>
          <w:i w:val="0"/>
          <w:iCs w:val="0"/>
          <w:caps w:val="0"/>
          <w:smallCaps w:val="0"/>
          <w:noProof w:val="0"/>
          <w:color w:val="0A0A0A"/>
          <w:sz w:val="24"/>
          <w:szCs w:val="24"/>
          <w:lang w:val="en-US"/>
        </w:rPr>
        <w:t xml:space="preserve"> into the </w:t>
      </w:r>
      <w:r w:rsidRPr="3BED81E6" w:rsidR="449098D8">
        <w:rPr>
          <w:rFonts w:ascii="Arial" w:hAnsi="Arial" w:eastAsia="Arial" w:cs="Arial"/>
          <w:b w:val="0"/>
          <w:bCs w:val="0"/>
          <w:i w:val="0"/>
          <w:iCs w:val="0"/>
          <w:caps w:val="0"/>
          <w:smallCaps w:val="0"/>
          <w:noProof w:val="0"/>
          <w:color w:val="0A0A0A"/>
          <w:sz w:val="24"/>
          <w:szCs w:val="24"/>
          <w:lang w:val="en-US"/>
        </w:rPr>
        <w:t>prompt</w:t>
      </w:r>
      <w:r w:rsidRPr="3BED81E6" w:rsidR="449098D8">
        <w:rPr>
          <w:rFonts w:ascii="Arial" w:hAnsi="Arial" w:eastAsia="Arial" w:cs="Arial"/>
          <w:b w:val="0"/>
          <w:bCs w:val="0"/>
          <w:i w:val="0"/>
          <w:iCs w:val="0"/>
          <w:caps w:val="0"/>
          <w:smallCaps w:val="0"/>
          <w:noProof w:val="0"/>
          <w:color w:val="0A0A0A"/>
          <w:sz w:val="24"/>
          <w:szCs w:val="24"/>
          <w:lang w:val="en-US"/>
        </w:rPr>
        <w:t xml:space="preserve"> so the LLM knows it is repeating itself and can adjust its tone to be more empathetic.</w:t>
      </w:r>
    </w:p>
    <w:p w:rsidR="449098D8" w:rsidP="3BED81E6" w:rsidRDefault="449098D8" w14:paraId="05FFAD6B" w14:textId="4048EBDE">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449098D8">
        <w:rPr>
          <w:rFonts w:ascii="Arial" w:hAnsi="Arial" w:eastAsia="Arial" w:cs="Arial"/>
          <w:b w:val="1"/>
          <w:bCs w:val="1"/>
          <w:i w:val="0"/>
          <w:iCs w:val="0"/>
          <w:caps w:val="0"/>
          <w:smallCaps w:val="0"/>
          <w:noProof w:val="0"/>
          <w:color w:val="0A0A0A"/>
          <w:sz w:val="24"/>
          <w:szCs w:val="24"/>
          <w:lang w:val="en-US"/>
        </w:rPr>
        <w:t>In summary:</w:t>
      </w:r>
      <w:r w:rsidRPr="3BED81E6" w:rsidR="449098D8">
        <w:rPr>
          <w:rFonts w:ascii="Arial" w:hAnsi="Arial" w:eastAsia="Arial" w:cs="Arial"/>
          <w:b w:val="0"/>
          <w:bCs w:val="0"/>
          <w:i w:val="0"/>
          <w:iCs w:val="0"/>
          <w:caps w:val="0"/>
          <w:smallCaps w:val="0"/>
          <w:noProof w:val="0"/>
          <w:color w:val="0A0A0A"/>
          <w:sz w:val="24"/>
          <w:szCs w:val="24"/>
          <w:lang w:val="en-US"/>
        </w:rPr>
        <w:t xml:space="preserve"> </w:t>
      </w:r>
      <w:r w:rsidRPr="3BED81E6" w:rsidR="449098D8">
        <w:rPr>
          <w:rFonts w:ascii="Arial" w:hAnsi="Arial" w:eastAsia="Arial" w:cs="Arial"/>
          <w:b w:val="0"/>
          <w:bCs w:val="0"/>
          <w:i w:val="0"/>
          <w:iCs w:val="0"/>
          <w:caps w:val="0"/>
          <w:smallCaps w:val="0"/>
          <w:noProof w:val="0"/>
          <w:color w:val="0A0A0A"/>
          <w:sz w:val="24"/>
          <w:szCs w:val="24"/>
          <w:lang w:val="en-US"/>
        </w:rPr>
        <w:t>Don't</w:t>
      </w:r>
      <w:r w:rsidRPr="3BED81E6" w:rsidR="449098D8">
        <w:rPr>
          <w:rFonts w:ascii="Arial" w:hAnsi="Arial" w:eastAsia="Arial" w:cs="Arial"/>
          <w:b w:val="0"/>
          <w:bCs w:val="0"/>
          <w:i w:val="0"/>
          <w:iCs w:val="0"/>
          <w:caps w:val="0"/>
          <w:smallCaps w:val="0"/>
          <w:noProof w:val="0"/>
          <w:color w:val="0A0A0A"/>
          <w:sz w:val="24"/>
          <w:szCs w:val="24"/>
          <w:lang w:val="en-US"/>
        </w:rPr>
        <w:t xml:space="preserve"> just "return from history" blindly. If the user repeats themselves, they </w:t>
      </w:r>
      <w:r w:rsidRPr="3BED81E6" w:rsidR="449098D8">
        <w:rPr>
          <w:rFonts w:ascii="Arial" w:hAnsi="Arial" w:eastAsia="Arial" w:cs="Arial"/>
          <w:b w:val="0"/>
          <w:bCs w:val="0"/>
          <w:i w:val="0"/>
          <w:iCs w:val="0"/>
          <w:caps w:val="0"/>
          <w:smallCaps w:val="0"/>
          <w:noProof w:val="0"/>
          <w:color w:val="0A0A0A"/>
          <w:sz w:val="24"/>
          <w:szCs w:val="24"/>
          <w:lang w:val="en-US"/>
        </w:rPr>
        <w:t>likely need</w:t>
      </w:r>
      <w:r w:rsidRPr="3BED81E6" w:rsidR="449098D8">
        <w:rPr>
          <w:rFonts w:ascii="Arial" w:hAnsi="Arial" w:eastAsia="Arial" w:cs="Arial"/>
          <w:b w:val="0"/>
          <w:bCs w:val="0"/>
          <w:i w:val="0"/>
          <w:iCs w:val="0"/>
          <w:caps w:val="0"/>
          <w:smallCaps w:val="0"/>
          <w:noProof w:val="0"/>
          <w:color w:val="0A0A0A"/>
          <w:sz w:val="24"/>
          <w:szCs w:val="24"/>
          <w:lang w:val="en-US"/>
        </w:rPr>
        <w:t xml:space="preserve"> </w:t>
      </w:r>
      <w:r w:rsidRPr="3BED81E6" w:rsidR="449098D8">
        <w:rPr>
          <w:rFonts w:ascii="Arial" w:hAnsi="Arial" w:eastAsia="Arial" w:cs="Arial"/>
          <w:b w:val="1"/>
          <w:bCs w:val="1"/>
          <w:i w:val="0"/>
          <w:iCs w:val="0"/>
          <w:caps w:val="0"/>
          <w:smallCaps w:val="0"/>
          <w:noProof w:val="0"/>
          <w:color w:val="0A0A0A"/>
          <w:sz w:val="24"/>
          <w:szCs w:val="24"/>
          <w:lang w:val="en-US"/>
        </w:rPr>
        <w:t>clarity</w:t>
      </w:r>
      <w:r w:rsidRPr="3BED81E6" w:rsidR="449098D8">
        <w:rPr>
          <w:rFonts w:ascii="Arial" w:hAnsi="Arial" w:eastAsia="Arial" w:cs="Arial"/>
          <w:b w:val="0"/>
          <w:bCs w:val="0"/>
          <w:i w:val="0"/>
          <w:iCs w:val="0"/>
          <w:caps w:val="0"/>
          <w:smallCaps w:val="0"/>
          <w:noProof w:val="0"/>
          <w:color w:val="0A0A0A"/>
          <w:sz w:val="24"/>
          <w:szCs w:val="24"/>
          <w:lang w:val="en-US"/>
        </w:rPr>
        <w:t xml:space="preserve">, not just a copy-paste of the old </w:t>
      </w:r>
      <w:r w:rsidRPr="3BED81E6" w:rsidR="449098D8">
        <w:rPr>
          <w:rFonts w:ascii="Arial" w:hAnsi="Arial" w:eastAsia="Arial" w:cs="Arial"/>
          <w:b w:val="0"/>
          <w:bCs w:val="0"/>
          <w:i w:val="0"/>
          <w:iCs w:val="0"/>
          <w:caps w:val="0"/>
          <w:smallCaps w:val="0"/>
          <w:noProof w:val="0"/>
          <w:color w:val="0A0A0A"/>
          <w:sz w:val="24"/>
          <w:szCs w:val="24"/>
          <w:lang w:val="en-US"/>
        </w:rPr>
        <w:t>answer.</w:t>
      </w:r>
    </w:p>
    <w:p w:rsidR="5FEF85A9" w:rsidP="3BED81E6" w:rsidRDefault="5FEF85A9" w14:paraId="1EC0C04E" w14:textId="5354DCE8">
      <w:pPr>
        <w:pStyle w:val="Normal"/>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Pr="3BED81E6" w:rsidR="5FEF85A9">
        <w:rPr>
          <w:rFonts w:ascii="Arial" w:hAnsi="Arial" w:eastAsia="Arial" w:cs="Arial"/>
          <w:b w:val="0"/>
          <w:bCs w:val="0"/>
          <w:i w:val="0"/>
          <w:iCs w:val="0"/>
          <w:caps w:val="0"/>
          <w:smallCaps w:val="0"/>
          <w:noProof w:val="0"/>
          <w:color w:val="0A0A0A"/>
          <w:sz w:val="24"/>
          <w:szCs w:val="24"/>
          <w:lang w:val="en-US"/>
        </w:rPr>
        <w:t xml:space="preserve">Custom Metrices </w:t>
      </w:r>
      <w:r w:rsidRPr="3BED81E6" w:rsidR="5FEF85A9">
        <w:rPr>
          <w:rFonts w:ascii="Arial" w:hAnsi="Arial" w:eastAsia="Arial" w:cs="Arial"/>
          <w:b w:val="0"/>
          <w:bCs w:val="0"/>
          <w:i w:val="0"/>
          <w:iCs w:val="0"/>
          <w:caps w:val="0"/>
          <w:smallCaps w:val="0"/>
          <w:noProof w:val="0"/>
          <w:color w:val="0A0A0A"/>
          <w:sz w:val="24"/>
          <w:szCs w:val="24"/>
          <w:lang w:val="en-US"/>
        </w:rPr>
        <w:t>to</w:t>
      </w:r>
      <w:r w:rsidRPr="3BED81E6" w:rsidR="5FEF85A9">
        <w:rPr>
          <w:rFonts w:ascii="Arial" w:hAnsi="Arial" w:eastAsia="Arial" w:cs="Arial"/>
          <w:b w:val="0"/>
          <w:bCs w:val="0"/>
          <w:i w:val="0"/>
          <w:iCs w:val="0"/>
          <w:caps w:val="0"/>
          <w:smallCaps w:val="0"/>
          <w:noProof w:val="0"/>
          <w:color w:val="0A0A0A"/>
          <w:sz w:val="24"/>
          <w:szCs w:val="24"/>
          <w:lang w:val="en-US"/>
        </w:rPr>
        <w:t xml:space="preserve"> Evaluate the pipeline:</w:t>
      </w:r>
    </w:p>
    <w:p w:rsidR="5FEF85A9" w:rsidP="3BED81E6" w:rsidRDefault="5FEF85A9" w14:paraId="50C7BC93" w14:textId="7889183D">
      <w:pPr>
        <w:pStyle w:val="Normal"/>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4"/>
          <w:szCs w:val="24"/>
          <w:lang w:val="en-US"/>
        </w:rPr>
      </w:pPr>
      <w:r w:rsidR="5FEF85A9">
        <w:drawing>
          <wp:inline wp14:editId="1681251D" wp14:anchorId="29E17EC3">
            <wp:extent cx="5943600" cy="3943350"/>
            <wp:effectExtent l="0" t="0" r="0" b="0"/>
            <wp:docPr id="1572614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614080" name="Picture 1572614080"/>
                    <pic:cNvPicPr/>
                  </pic:nvPicPr>
                  <pic:blipFill>
                    <a:blip xmlns:r="http://schemas.openxmlformats.org/officeDocument/2006/relationships" r:embed="rId1744605137">
                      <a:extLst>
                        <a:ext uri="{28A0092B-C50C-407E-A947-70E740481C1C}">
                          <a14:useLocalDpi xmlns:a14="http://schemas.microsoft.com/office/drawing/2010/main"/>
                        </a:ext>
                      </a:extLst>
                    </a:blip>
                    <a:stretch>
                      <a:fillRect/>
                    </a:stretch>
                  </pic:blipFill>
                  <pic:spPr>
                    <a:xfrm>
                      <a:off x="0" y="0"/>
                      <a:ext cx="5943600" cy="3943350"/>
                    </a:xfrm>
                    <a:prstGeom prst="rect">
                      <a:avLst/>
                    </a:prstGeom>
                  </pic:spPr>
                </pic:pic>
              </a:graphicData>
            </a:graphic>
          </wp:inline>
        </w:drawing>
      </w:r>
      <w:r>
        <w:br/>
      </w:r>
    </w:p>
    <w:p w:rsidR="6CC70B08" w:rsidP="3BED81E6" w:rsidRDefault="6CC70B08" w14:paraId="67A552E4" w14:textId="4BCAD0CA">
      <w:pPr>
        <w:pStyle w:val="Normal"/>
        <w:widowControl w:val="0"/>
        <w:shd w:val="clear" w:color="auto" w:fill="FFFFFF" w:themeFill="background1"/>
        <w:spacing w:before="180" w:beforeAutospacing="off" w:after="240" w:afterAutospacing="off" w:line="360" w:lineRule="auto"/>
        <w:rPr>
          <w:noProof w:val="0"/>
          <w:sz w:val="24"/>
          <w:szCs w:val="24"/>
          <w:lang w:val="en-US"/>
        </w:rPr>
      </w:pPr>
      <w:r w:rsidRPr="3BED81E6" w:rsidR="649DD54A">
        <w:rPr>
          <w:b w:val="1"/>
          <w:bCs w:val="1"/>
          <w:sz w:val="24"/>
          <w:szCs w:val="24"/>
          <w:lang w:val="en-US"/>
        </w:rPr>
        <w:t xml:space="preserve">RAGAS vs </w:t>
      </w:r>
      <w:r w:rsidRPr="3BED81E6" w:rsidR="649DD54A">
        <w:rPr>
          <w:b w:val="1"/>
          <w:bCs w:val="1"/>
          <w:sz w:val="24"/>
          <w:szCs w:val="24"/>
          <w:lang w:val="en-US"/>
        </w:rPr>
        <w:t>Tru</w:t>
      </w:r>
      <w:r w:rsidRPr="3BED81E6" w:rsidR="0355894B">
        <w:rPr>
          <w:b w:val="1"/>
          <w:bCs w:val="1"/>
          <w:sz w:val="24"/>
          <w:szCs w:val="24"/>
          <w:lang w:val="en-US"/>
        </w:rPr>
        <w:t>L</w:t>
      </w:r>
      <w:r w:rsidRPr="3BED81E6" w:rsidR="649DD54A">
        <w:rPr>
          <w:b w:val="1"/>
          <w:bCs w:val="1"/>
          <w:sz w:val="24"/>
          <w:szCs w:val="24"/>
          <w:lang w:val="en-US"/>
        </w:rPr>
        <w:t>ens</w:t>
      </w:r>
      <w:r w:rsidRPr="3BED81E6" w:rsidR="649DD54A">
        <w:rPr>
          <w:b w:val="1"/>
          <w:bCs w:val="1"/>
          <w:sz w:val="24"/>
          <w:szCs w:val="24"/>
          <w:lang w:val="en-US"/>
        </w:rPr>
        <w:t xml:space="preserve"> :</w:t>
      </w:r>
      <w:r>
        <w:br/>
      </w:r>
      <w:r w:rsidR="254CE562">
        <w:drawing>
          <wp:inline wp14:editId="748B5A83" wp14:anchorId="6030CA4F">
            <wp:extent cx="6438900" cy="1680308"/>
            <wp:effectExtent l="0" t="0" r="0" b="0"/>
            <wp:docPr id="1245984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984969" name="Picture 1245984969"/>
                    <pic:cNvPicPr/>
                  </pic:nvPicPr>
                  <pic:blipFill>
                    <a:blip xmlns:r="http://schemas.openxmlformats.org/officeDocument/2006/relationships" r:embed="rId1584188151">
                      <a:extLst>
                        <a:ext uri="{28A0092B-C50C-407E-A947-70E740481C1C}">
                          <a14:useLocalDpi xmlns:a14="http://schemas.microsoft.com/office/drawing/2010/main"/>
                        </a:ext>
                      </a:extLst>
                    </a:blip>
                    <a:stretch>
                      <a:fillRect/>
                    </a:stretch>
                  </pic:blipFill>
                  <pic:spPr>
                    <a:xfrm rot="0">
                      <a:off x="0" y="0"/>
                      <a:ext cx="6438900" cy="1680308"/>
                    </a:xfrm>
                    <a:prstGeom prst="rect">
                      <a:avLst/>
                    </a:prstGeom>
                  </pic:spPr>
                </pic:pic>
              </a:graphicData>
            </a:graphic>
          </wp:inline>
        </w:drawing>
      </w:r>
    </w:p>
    <w:p w:rsidR="65BF6858" w:rsidP="3BED81E6" w:rsidRDefault="65BF6858" w14:paraId="3425CB85" w14:textId="39DFC686">
      <w:pPr>
        <w:pStyle w:val="Heading2"/>
        <w:shd w:val="clear" w:color="auto" w:fill="FFFFFF" w:themeFill="background1"/>
        <w:spacing w:before="450" w:beforeAutospacing="off" w:line="450" w:lineRule="auto"/>
      </w:pPr>
      <w:r w:rsidRPr="3BED81E6" w:rsidR="65BF6858">
        <w:rPr>
          <w:rFonts w:ascii="Helvetica" w:hAnsi="Helvetica" w:eastAsia="Helvetica" w:cs="Helvetica"/>
          <w:b w:val="1"/>
          <w:bCs w:val="1"/>
          <w:i w:val="0"/>
          <w:iCs w:val="0"/>
          <w:caps w:val="0"/>
          <w:smallCaps w:val="0"/>
          <w:noProof w:val="0"/>
          <w:color w:val="242424"/>
          <w:sz w:val="24"/>
          <w:szCs w:val="24"/>
          <w:lang w:val="en-US"/>
        </w:rPr>
        <w:t>Final Thoughts</w:t>
      </w:r>
    </w:p>
    <w:p w:rsidR="65BF6858" w:rsidP="3BED81E6" w:rsidRDefault="65BF6858" w14:paraId="40422BC4" w14:textId="414FE0D2">
      <w:pPr>
        <w:pStyle w:val="Heading2"/>
        <w:shd w:val="clear" w:color="auto" w:fill="FFFFFF" w:themeFill="background1"/>
        <w:spacing w:before="450" w:beforeAutospacing="off" w:line="450" w:lineRule="auto"/>
      </w:pPr>
      <w:r w:rsidRPr="3BED81E6" w:rsidR="65BF6858">
        <w:rPr>
          <w:rFonts w:ascii="Georgia" w:hAnsi="Georgia" w:eastAsia="Georgia" w:cs="Georgia"/>
          <w:b w:val="0"/>
          <w:bCs w:val="0"/>
          <w:i w:val="0"/>
          <w:iCs w:val="0"/>
          <w:caps w:val="0"/>
          <w:smallCaps w:val="0"/>
          <w:noProof w:val="0"/>
          <w:color w:val="242424"/>
          <w:sz w:val="24"/>
          <w:szCs w:val="24"/>
          <w:lang w:val="en-US"/>
        </w:rPr>
        <w:t>RAG systems feel intelligent.</w:t>
      </w:r>
    </w:p>
    <w:p w:rsidR="65BF6858" w:rsidP="3BED81E6" w:rsidRDefault="65BF6858" w14:paraId="6BF18DD7" w14:textId="13FC3A24">
      <w:pPr>
        <w:pStyle w:val="Heading2"/>
        <w:shd w:val="clear" w:color="auto" w:fill="FFFFFF" w:themeFill="background1"/>
        <w:spacing w:before="450" w:beforeAutospacing="off" w:line="450" w:lineRule="auto"/>
        <w:rPr>
          <w:rFonts w:ascii="Georgia" w:hAnsi="Georgia" w:eastAsia="Georgia" w:cs="Georgia"/>
          <w:b w:val="0"/>
          <w:bCs w:val="0"/>
          <w:i w:val="0"/>
          <w:iCs w:val="0"/>
          <w:caps w:val="0"/>
          <w:smallCaps w:val="0"/>
          <w:noProof w:val="0"/>
          <w:color w:val="242424"/>
          <w:sz w:val="24"/>
          <w:szCs w:val="24"/>
          <w:lang w:val="en-US"/>
        </w:rPr>
      </w:pPr>
      <w:r w:rsidRPr="3BED81E6" w:rsidR="65BF6858">
        <w:rPr>
          <w:rFonts w:ascii="Georgia" w:hAnsi="Georgia" w:eastAsia="Georgia" w:cs="Georgia"/>
          <w:b w:val="0"/>
          <w:bCs w:val="0"/>
          <w:i w:val="0"/>
          <w:iCs w:val="0"/>
          <w:caps w:val="0"/>
          <w:smallCaps w:val="0"/>
          <w:noProof w:val="0"/>
          <w:color w:val="242424"/>
          <w:sz w:val="24"/>
          <w:szCs w:val="24"/>
          <w:lang w:val="en-US"/>
        </w:rPr>
        <w:t>But intelligence without evaluation is just guesswork.</w:t>
      </w:r>
    </w:p>
    <w:p w:rsidR="65BF6858" w:rsidP="3BED81E6" w:rsidRDefault="65BF6858" w14:paraId="2B7ACB68" w14:textId="10D4F75B">
      <w:pPr>
        <w:shd w:val="clear" w:color="auto" w:fill="FFFFFF" w:themeFill="background1"/>
        <w:spacing w:before="282" w:beforeAutospacing="off" w:line="480" w:lineRule="auto"/>
        <w:rPr>
          <w:rFonts w:ascii="Georgia" w:hAnsi="Georgia" w:eastAsia="Georgia" w:cs="Georgia"/>
          <w:b w:val="0"/>
          <w:bCs w:val="0"/>
          <w:i w:val="0"/>
          <w:iCs w:val="0"/>
          <w:caps w:val="0"/>
          <w:smallCaps w:val="0"/>
          <w:noProof w:val="0"/>
          <w:color w:val="242424"/>
          <w:sz w:val="24"/>
          <w:szCs w:val="24"/>
          <w:lang w:val="en-US"/>
        </w:rPr>
      </w:pPr>
      <w:r w:rsidRPr="3BED81E6" w:rsidR="65BF6858">
        <w:rPr>
          <w:rFonts w:ascii="Georgia" w:hAnsi="Georgia" w:eastAsia="Georgia" w:cs="Georgia"/>
          <w:b w:val="0"/>
          <w:bCs w:val="0"/>
          <w:i w:val="0"/>
          <w:iCs w:val="0"/>
          <w:caps w:val="0"/>
          <w:smallCaps w:val="0"/>
          <w:noProof w:val="0"/>
          <w:color w:val="242424"/>
          <w:sz w:val="24"/>
          <w:szCs w:val="24"/>
          <w:lang w:val="en-US"/>
        </w:rPr>
        <w:t>RAGAS helps you ask:</w:t>
      </w:r>
    </w:p>
    <w:p w:rsidR="65BF6858" w:rsidP="3BED81E6" w:rsidRDefault="65BF6858" w14:paraId="4692B11C" w14:textId="09B7B193">
      <w:pPr>
        <w:shd w:val="clear" w:color="auto" w:fill="FFFFFF" w:themeFill="background1"/>
        <w:spacing w:before="282" w:beforeAutospacing="off" w:line="480" w:lineRule="auto"/>
        <w:rPr>
          <w:rFonts w:ascii="Georgia" w:hAnsi="Georgia" w:eastAsia="Georgia" w:cs="Georgia"/>
          <w:b w:val="0"/>
          <w:bCs w:val="0"/>
          <w:i w:val="0"/>
          <w:iCs w:val="0"/>
          <w:caps w:val="0"/>
          <w:smallCaps w:val="0"/>
          <w:noProof w:val="0"/>
          <w:color w:val="242424"/>
          <w:sz w:val="24"/>
          <w:szCs w:val="24"/>
          <w:lang w:val="en-US"/>
        </w:rPr>
      </w:pPr>
      <w:r w:rsidRPr="3BED81E6" w:rsidR="65BF6858">
        <w:rPr>
          <w:rFonts w:ascii="Georgia" w:hAnsi="Georgia" w:eastAsia="Georgia" w:cs="Georgia"/>
          <w:b w:val="0"/>
          <w:bCs w:val="0"/>
          <w:i w:val="0"/>
          <w:iCs w:val="0"/>
          <w:caps w:val="0"/>
          <w:smallCaps w:val="0"/>
          <w:noProof w:val="0"/>
          <w:color w:val="242424"/>
          <w:sz w:val="24"/>
          <w:szCs w:val="24"/>
          <w:lang w:val="en-US"/>
        </w:rPr>
        <w:t>“How good is this system right now?”</w:t>
      </w:r>
    </w:p>
    <w:p w:rsidR="65BF6858" w:rsidP="3BED81E6" w:rsidRDefault="65BF6858" w14:paraId="0018C33D" w14:textId="3BD66D1C">
      <w:pPr>
        <w:shd w:val="clear" w:color="auto" w:fill="FFFFFF" w:themeFill="background1"/>
        <w:spacing w:before="282" w:beforeAutospacing="off" w:line="480" w:lineRule="auto"/>
        <w:rPr>
          <w:rFonts w:ascii="Georgia" w:hAnsi="Georgia" w:eastAsia="Georgia" w:cs="Georgia"/>
          <w:b w:val="0"/>
          <w:bCs w:val="0"/>
          <w:i w:val="0"/>
          <w:iCs w:val="0"/>
          <w:caps w:val="0"/>
          <w:smallCaps w:val="0"/>
          <w:noProof w:val="0"/>
          <w:color w:val="242424"/>
          <w:sz w:val="24"/>
          <w:szCs w:val="24"/>
          <w:lang w:val="en-US"/>
        </w:rPr>
      </w:pPr>
      <w:r w:rsidRPr="3BED81E6" w:rsidR="65BF6858">
        <w:rPr>
          <w:rFonts w:ascii="Georgia" w:hAnsi="Georgia" w:eastAsia="Georgia" w:cs="Georgia"/>
          <w:b w:val="0"/>
          <w:bCs w:val="0"/>
          <w:i w:val="0"/>
          <w:iCs w:val="0"/>
          <w:caps w:val="0"/>
          <w:smallCaps w:val="0"/>
          <w:noProof w:val="0"/>
          <w:color w:val="242424"/>
          <w:sz w:val="24"/>
          <w:szCs w:val="24"/>
          <w:lang w:val="en-US"/>
        </w:rPr>
        <w:t>TruLens</w:t>
      </w:r>
      <w:r w:rsidRPr="3BED81E6" w:rsidR="65BF6858">
        <w:rPr>
          <w:rFonts w:ascii="Georgia" w:hAnsi="Georgia" w:eastAsia="Georgia" w:cs="Georgia"/>
          <w:b w:val="0"/>
          <w:bCs w:val="0"/>
          <w:i w:val="0"/>
          <w:iCs w:val="0"/>
          <w:caps w:val="0"/>
          <w:smallCaps w:val="0"/>
          <w:noProof w:val="0"/>
          <w:color w:val="242424"/>
          <w:sz w:val="24"/>
          <w:szCs w:val="24"/>
          <w:lang w:val="en-US"/>
        </w:rPr>
        <w:t xml:space="preserve"> helps you ask:</w:t>
      </w:r>
    </w:p>
    <w:p w:rsidR="65BF6858" w:rsidP="3BED81E6" w:rsidRDefault="65BF6858" w14:paraId="2020E6F6" w14:textId="3C2FCB61">
      <w:pPr>
        <w:spacing w:before="322" w:beforeAutospacing="off" w:after="322" w:afterAutospacing="off"/>
        <w:rPr>
          <w:rFonts w:ascii="Georgia" w:hAnsi="Georgia" w:eastAsia="Georgia" w:cs="Georgia"/>
          <w:b w:val="1"/>
          <w:bCs w:val="1"/>
          <w:noProof w:val="0"/>
          <w:sz w:val="24"/>
          <w:szCs w:val="24"/>
          <w:lang w:val="en-US"/>
        </w:rPr>
      </w:pPr>
      <w:r w:rsidRPr="3BED81E6" w:rsidR="65BF6858">
        <w:rPr>
          <w:rFonts w:ascii="Georgia" w:hAnsi="Georgia" w:eastAsia="Georgia" w:cs="Georgia"/>
          <w:b w:val="0"/>
          <w:bCs w:val="0"/>
          <w:i w:val="0"/>
          <w:iCs w:val="0"/>
          <w:caps w:val="0"/>
          <w:smallCaps w:val="0"/>
          <w:noProof w:val="0"/>
          <w:color w:val="242424"/>
          <w:sz w:val="24"/>
          <w:szCs w:val="24"/>
          <w:lang w:val="en-US"/>
        </w:rPr>
        <w:t>“Is my system still good under real user traffic?”</w:t>
      </w:r>
      <w:r>
        <w:br/>
      </w:r>
      <w:r>
        <w:br/>
      </w:r>
      <w:r w:rsidRPr="3BED81E6" w:rsidR="0C9F6205">
        <w:rPr>
          <w:rFonts w:ascii="Georgia" w:hAnsi="Georgia" w:eastAsia="Georgia" w:cs="Georgia"/>
          <w:b w:val="1"/>
          <w:bCs w:val="1"/>
          <w:noProof w:val="0"/>
          <w:sz w:val="24"/>
          <w:szCs w:val="24"/>
          <w:lang w:val="en-US"/>
        </w:rPr>
        <w:t>📘 RAG Evaluation Worklog &amp; Challenges Document (RAGAS Focused)</w:t>
      </w:r>
    </w:p>
    <w:p w:rsidR="0C9F6205" w:rsidP="3BED81E6" w:rsidRDefault="0C9F6205" w14:paraId="7D18FADB" w14:textId="67097CA8">
      <w:p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Writing</w:t>
      </w:r>
    </w:p>
    <w:p w:rsidR="0C9F6205" w:rsidP="3BED81E6" w:rsidRDefault="0C9F6205" w14:paraId="54BB441B" w14:textId="16E6B9B5">
      <w:pPr>
        <w:pStyle w:val="Heading1"/>
        <w:spacing w:before="322" w:beforeAutospacing="off" w:after="322"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RAG Pipeline Evaluation Documentation (RAGAS Focused)</w:t>
      </w:r>
    </w:p>
    <w:p w:rsidR="0C9F6205" w:rsidP="3BED81E6" w:rsidRDefault="0C9F6205" w14:paraId="4670AA86" w14:textId="1C09B3FC">
      <w:pPr>
        <w:pStyle w:val="Heading2"/>
        <w:spacing w:before="299" w:beforeAutospacing="off" w:after="299"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 xml:space="preserve">1. </w:t>
      </w:r>
      <w:r w:rsidRPr="3BED81E6" w:rsidR="0C9F6205">
        <w:rPr>
          <w:rFonts w:ascii="Georgia" w:hAnsi="Georgia" w:eastAsia="Georgia" w:cs="Georgia"/>
          <w:b w:val="1"/>
          <w:bCs w:val="1"/>
          <w:noProof w:val="0"/>
          <w:sz w:val="24"/>
          <w:szCs w:val="24"/>
          <w:lang w:val="en-US"/>
        </w:rPr>
        <w:t>Objective</w:t>
      </w:r>
      <w:r w:rsidRPr="3BED81E6" w:rsidR="0C9F6205">
        <w:rPr>
          <w:rFonts w:ascii="Georgia" w:hAnsi="Georgia" w:eastAsia="Georgia" w:cs="Georgia"/>
          <w:b w:val="1"/>
          <w:bCs w:val="1"/>
          <w:noProof w:val="0"/>
          <w:sz w:val="24"/>
          <w:szCs w:val="24"/>
          <w:lang w:val="en-US"/>
        </w:rPr>
        <w:t xml:space="preserve"> of the Evaluation Work</w:t>
      </w:r>
    </w:p>
    <w:p w:rsidR="0C9F6205" w:rsidP="3BED81E6" w:rsidRDefault="0C9F6205" w14:paraId="07589703" w14:textId="221A3975">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The primary </w:t>
      </w:r>
      <w:r w:rsidRPr="3BED81E6" w:rsidR="0C9F6205">
        <w:rPr>
          <w:rFonts w:ascii="Georgia" w:hAnsi="Georgia" w:eastAsia="Georgia" w:cs="Georgia"/>
          <w:noProof w:val="0"/>
          <w:sz w:val="24"/>
          <w:szCs w:val="24"/>
          <w:lang w:val="en-US"/>
        </w:rPr>
        <w:t>objective</w:t>
      </w:r>
      <w:r w:rsidRPr="3BED81E6" w:rsidR="0C9F6205">
        <w:rPr>
          <w:rFonts w:ascii="Georgia" w:hAnsi="Georgia" w:eastAsia="Georgia" w:cs="Georgia"/>
          <w:noProof w:val="0"/>
          <w:sz w:val="24"/>
          <w:szCs w:val="24"/>
          <w:lang w:val="en-US"/>
        </w:rPr>
        <w:t xml:space="preserve"> of this work was to evaluate the performance, reliability, and </w:t>
      </w:r>
      <w:r w:rsidRPr="3BED81E6" w:rsidR="0C9F6205">
        <w:rPr>
          <w:rFonts w:ascii="Georgia" w:hAnsi="Georgia" w:eastAsia="Georgia" w:cs="Georgia"/>
          <w:noProof w:val="0"/>
          <w:sz w:val="24"/>
          <w:szCs w:val="24"/>
          <w:lang w:val="en-US"/>
        </w:rPr>
        <w:t>groundedness</w:t>
      </w:r>
      <w:r w:rsidRPr="3BED81E6" w:rsidR="0C9F6205">
        <w:rPr>
          <w:rFonts w:ascii="Georgia" w:hAnsi="Georgia" w:eastAsia="Georgia" w:cs="Georgia"/>
          <w:noProof w:val="0"/>
          <w:sz w:val="24"/>
          <w:szCs w:val="24"/>
          <w:lang w:val="en-US"/>
        </w:rPr>
        <w:t xml:space="preserve"> of the existing RAG pipeline using </w:t>
      </w:r>
      <w:r w:rsidRPr="3BED81E6" w:rsidR="0C9F6205">
        <w:rPr>
          <w:rFonts w:ascii="Georgia" w:hAnsi="Georgia" w:eastAsia="Georgia" w:cs="Georgia"/>
          <w:b w:val="1"/>
          <w:bCs w:val="1"/>
          <w:noProof w:val="0"/>
          <w:sz w:val="24"/>
          <w:szCs w:val="24"/>
          <w:lang w:val="en-US"/>
        </w:rPr>
        <w:t>RAGAS (Retrieval Augmented Generation Assessment)</w:t>
      </w:r>
      <w:r w:rsidRPr="3BED81E6" w:rsidR="0C9F6205">
        <w:rPr>
          <w:rFonts w:ascii="Georgia" w:hAnsi="Georgia" w:eastAsia="Georgia" w:cs="Georgia"/>
          <w:noProof w:val="0"/>
          <w:sz w:val="24"/>
          <w:szCs w:val="24"/>
          <w:lang w:val="en-US"/>
        </w:rPr>
        <w:t>.</w:t>
      </w:r>
    </w:p>
    <w:p w:rsidR="0C9F6205" w:rsidP="3BED81E6" w:rsidRDefault="0C9F6205" w14:paraId="38046341" w14:textId="2393C59B">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The evaluation was focused on measuring:</w:t>
      </w:r>
    </w:p>
    <w:p w:rsidR="0C9F6205" w:rsidP="3BED81E6" w:rsidRDefault="0C9F6205" w14:paraId="75981980" w14:textId="639781C0">
      <w:pPr>
        <w:pStyle w:val="ListParagraph"/>
        <w:numPr>
          <w:ilvl w:val="0"/>
          <w:numId w:val="15"/>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b w:val="1"/>
          <w:bCs w:val="1"/>
          <w:noProof w:val="0"/>
          <w:sz w:val="24"/>
          <w:szCs w:val="24"/>
          <w:lang w:val="en-US"/>
        </w:rPr>
        <w:t>Faithfulness</w:t>
      </w:r>
      <w:r w:rsidRPr="3BED81E6" w:rsidR="0C9F6205">
        <w:rPr>
          <w:rFonts w:ascii="Georgia" w:hAnsi="Georgia" w:eastAsia="Georgia" w:cs="Georgia"/>
          <w:noProof w:val="0"/>
          <w:sz w:val="24"/>
          <w:szCs w:val="24"/>
          <w:lang w:val="en-US"/>
        </w:rPr>
        <w:t xml:space="preserve"> → whether the generated answer is grounded in retrieved context</w:t>
      </w:r>
    </w:p>
    <w:p w:rsidR="0C9F6205" w:rsidP="3BED81E6" w:rsidRDefault="0C9F6205" w14:paraId="76334211" w14:textId="4DB6AF2C">
      <w:pPr>
        <w:pStyle w:val="ListParagraph"/>
        <w:numPr>
          <w:ilvl w:val="0"/>
          <w:numId w:val="15"/>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b w:val="1"/>
          <w:bCs w:val="1"/>
          <w:noProof w:val="0"/>
          <w:sz w:val="24"/>
          <w:szCs w:val="24"/>
          <w:lang w:val="en-US"/>
        </w:rPr>
        <w:t>Answer Relevance</w:t>
      </w:r>
      <w:r w:rsidRPr="3BED81E6" w:rsidR="0C9F6205">
        <w:rPr>
          <w:rFonts w:ascii="Georgia" w:hAnsi="Georgia" w:eastAsia="Georgia" w:cs="Georgia"/>
          <w:noProof w:val="0"/>
          <w:sz w:val="24"/>
          <w:szCs w:val="24"/>
          <w:lang w:val="en-US"/>
        </w:rPr>
        <w:t xml:space="preserve"> → whether the response answers the user query</w:t>
      </w:r>
    </w:p>
    <w:p w:rsidR="0C9F6205" w:rsidP="3BED81E6" w:rsidRDefault="0C9F6205" w14:paraId="17941AB0" w14:textId="4D5F083E">
      <w:pPr>
        <w:pStyle w:val="ListParagraph"/>
        <w:numPr>
          <w:ilvl w:val="0"/>
          <w:numId w:val="15"/>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b w:val="1"/>
          <w:bCs w:val="1"/>
          <w:noProof w:val="0"/>
          <w:sz w:val="24"/>
          <w:szCs w:val="24"/>
          <w:lang w:val="en-US"/>
        </w:rPr>
        <w:t>Context Recall / Precision</w:t>
      </w:r>
      <w:r w:rsidRPr="3BED81E6" w:rsidR="0C9F6205">
        <w:rPr>
          <w:rFonts w:ascii="Georgia" w:hAnsi="Georgia" w:eastAsia="Georgia" w:cs="Georgia"/>
          <w:noProof w:val="0"/>
          <w:sz w:val="24"/>
          <w:szCs w:val="24"/>
          <w:lang w:val="en-US"/>
        </w:rPr>
        <w:t xml:space="preserve"> → whether the retriever is fetching correct chunks</w:t>
      </w:r>
    </w:p>
    <w:p w:rsidR="0C9F6205" w:rsidP="3BED81E6" w:rsidRDefault="0C9F6205" w14:paraId="7EDC9118" w14:textId="39630D8C">
      <w:pPr>
        <w:pStyle w:val="ListParagraph"/>
        <w:numPr>
          <w:ilvl w:val="0"/>
          <w:numId w:val="15"/>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b w:val="1"/>
          <w:bCs w:val="1"/>
          <w:noProof w:val="0"/>
          <w:sz w:val="24"/>
          <w:szCs w:val="24"/>
          <w:lang w:val="en-US"/>
        </w:rPr>
        <w:t>Failure Attribution</w:t>
      </w:r>
      <w:r w:rsidRPr="3BED81E6" w:rsidR="0C9F6205">
        <w:rPr>
          <w:rFonts w:ascii="Georgia" w:hAnsi="Georgia" w:eastAsia="Georgia" w:cs="Georgia"/>
          <w:noProof w:val="0"/>
          <w:sz w:val="24"/>
          <w:szCs w:val="24"/>
          <w:lang w:val="en-US"/>
        </w:rPr>
        <w:t xml:space="preserve"> → whether issues are caused by retrieval, generation, or graph reasoning</w:t>
      </w:r>
    </w:p>
    <w:p w:rsidR="0C9F6205" w:rsidP="3BED81E6" w:rsidRDefault="0C9F6205" w14:paraId="745339CA" w14:textId="3AEAD4EE">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RAGAS was selected because it supports </w:t>
      </w:r>
      <w:r w:rsidRPr="3BED81E6" w:rsidR="0C9F6205">
        <w:rPr>
          <w:rFonts w:ascii="Georgia" w:hAnsi="Georgia" w:eastAsia="Georgia" w:cs="Georgia"/>
          <w:b w:val="1"/>
          <w:bCs w:val="1"/>
          <w:noProof w:val="0"/>
          <w:sz w:val="24"/>
          <w:szCs w:val="24"/>
          <w:lang w:val="en-US"/>
        </w:rPr>
        <w:t>reference-free as well as golden-dataset-based evaluation workflows</w:t>
      </w:r>
      <w:r w:rsidRPr="3BED81E6" w:rsidR="0C9F6205">
        <w:rPr>
          <w:rFonts w:ascii="Georgia" w:hAnsi="Georgia" w:eastAsia="Georgia" w:cs="Georgia"/>
          <w:noProof w:val="0"/>
          <w:sz w:val="24"/>
          <w:szCs w:val="24"/>
          <w:lang w:val="en-US"/>
        </w:rPr>
        <w:t>. ()</w:t>
      </w:r>
    </w:p>
    <w:p w:rsidR="0C9F6205" w:rsidP="3BED81E6" w:rsidRDefault="0C9F6205" w14:paraId="4E6004A6" w14:textId="7F4F161D">
      <w:pPr>
        <w:pStyle w:val="Heading2"/>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2. Initial Challenge: Working Without Golden Dataset</w:t>
      </w:r>
    </w:p>
    <w:p w:rsidR="0C9F6205" w:rsidP="3BED81E6" w:rsidRDefault="0C9F6205" w14:paraId="035AF802" w14:textId="015DCE8D">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Problem Faced</w:t>
      </w:r>
    </w:p>
    <w:p w:rsidR="0C9F6205" w:rsidP="3BED81E6" w:rsidRDefault="0C9F6205" w14:paraId="74AE842D" w14:textId="288A0496">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At the </w:t>
      </w:r>
      <w:r w:rsidRPr="3BED81E6" w:rsidR="0C9F6205">
        <w:rPr>
          <w:rFonts w:ascii="Georgia" w:hAnsi="Georgia" w:eastAsia="Georgia" w:cs="Georgia"/>
          <w:noProof w:val="0"/>
          <w:sz w:val="24"/>
          <w:szCs w:val="24"/>
          <w:lang w:val="en-US"/>
        </w:rPr>
        <w:t>initial</w:t>
      </w:r>
      <w:r w:rsidRPr="3BED81E6" w:rsidR="0C9F6205">
        <w:rPr>
          <w:rFonts w:ascii="Georgia" w:hAnsi="Georgia" w:eastAsia="Georgia" w:cs="Georgia"/>
          <w:noProof w:val="0"/>
          <w:sz w:val="24"/>
          <w:szCs w:val="24"/>
          <w:lang w:val="en-US"/>
        </w:rPr>
        <w:t xml:space="preserve"> stage, evaluation was performed </w:t>
      </w:r>
      <w:r w:rsidRPr="3BED81E6" w:rsidR="0C9F6205">
        <w:rPr>
          <w:rFonts w:ascii="Georgia" w:hAnsi="Georgia" w:eastAsia="Georgia" w:cs="Georgia"/>
          <w:b w:val="1"/>
          <w:bCs w:val="1"/>
          <w:noProof w:val="0"/>
          <w:sz w:val="24"/>
          <w:szCs w:val="24"/>
          <w:lang w:val="en-US"/>
        </w:rPr>
        <w:t>without any golden dataset</w:t>
      </w:r>
      <w:r w:rsidRPr="3BED81E6" w:rsidR="0C9F6205">
        <w:rPr>
          <w:rFonts w:ascii="Georgia" w:hAnsi="Georgia" w:eastAsia="Georgia" w:cs="Georgia"/>
          <w:noProof w:val="0"/>
          <w:sz w:val="24"/>
          <w:szCs w:val="24"/>
          <w:lang w:val="en-US"/>
        </w:rPr>
        <w:t>.</w:t>
      </w:r>
    </w:p>
    <w:p w:rsidR="0C9F6205" w:rsidP="3BED81E6" w:rsidRDefault="0C9F6205" w14:paraId="027646FF" w14:textId="1CCF8E94">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introduced several issues:</w:t>
      </w:r>
    </w:p>
    <w:p w:rsidR="0C9F6205" w:rsidP="3BED81E6" w:rsidRDefault="0C9F6205" w14:paraId="047DD92E" w14:textId="42BB0925">
      <w:pPr>
        <w:pStyle w:val="ListParagraph"/>
        <w:numPr>
          <w:ilvl w:val="0"/>
          <w:numId w:val="1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No benchmark </w:t>
      </w:r>
      <w:r w:rsidRPr="3BED81E6" w:rsidR="0C9F6205">
        <w:rPr>
          <w:rFonts w:ascii="Georgia" w:hAnsi="Georgia" w:eastAsia="Georgia" w:cs="Georgia"/>
          <w:noProof w:val="0"/>
          <w:sz w:val="24"/>
          <w:szCs w:val="24"/>
          <w:lang w:val="en-US"/>
        </w:rPr>
        <w:t>answer</w:t>
      </w:r>
      <w:r w:rsidRPr="3BED81E6" w:rsidR="0C9F6205">
        <w:rPr>
          <w:rFonts w:ascii="Georgia" w:hAnsi="Georgia" w:eastAsia="Georgia" w:cs="Georgia"/>
          <w:noProof w:val="0"/>
          <w:sz w:val="24"/>
          <w:szCs w:val="24"/>
          <w:lang w:val="en-US"/>
        </w:rPr>
        <w:t xml:space="preserve"> available</w:t>
      </w:r>
    </w:p>
    <w:p w:rsidR="0C9F6205" w:rsidP="3BED81E6" w:rsidRDefault="0C9F6205" w14:paraId="098CA7C7" w14:textId="32A1CA2C">
      <w:pPr>
        <w:pStyle w:val="ListParagraph"/>
        <w:numPr>
          <w:ilvl w:val="0"/>
          <w:numId w:val="1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No standard expected context</w:t>
      </w:r>
    </w:p>
    <w:p w:rsidR="0C9F6205" w:rsidP="3BED81E6" w:rsidRDefault="0C9F6205" w14:paraId="38E272F4" w14:textId="1CA98A45">
      <w:pPr>
        <w:pStyle w:val="ListParagraph"/>
        <w:numPr>
          <w:ilvl w:val="0"/>
          <w:numId w:val="1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Difficult to compare pipeline versions</w:t>
      </w:r>
    </w:p>
    <w:p w:rsidR="0C9F6205" w:rsidP="3BED81E6" w:rsidRDefault="0C9F6205" w14:paraId="2D64FFC0" w14:textId="31C86B2E">
      <w:pPr>
        <w:pStyle w:val="ListParagraph"/>
        <w:numPr>
          <w:ilvl w:val="0"/>
          <w:numId w:val="1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Hard to </w:t>
      </w:r>
      <w:r w:rsidRPr="3BED81E6" w:rsidR="0C9F6205">
        <w:rPr>
          <w:rFonts w:ascii="Georgia" w:hAnsi="Georgia" w:eastAsia="Georgia" w:cs="Georgia"/>
          <w:noProof w:val="0"/>
          <w:sz w:val="24"/>
          <w:szCs w:val="24"/>
          <w:lang w:val="en-US"/>
        </w:rPr>
        <w:t>identify</w:t>
      </w:r>
      <w:r w:rsidRPr="3BED81E6" w:rsidR="0C9F6205">
        <w:rPr>
          <w:rFonts w:ascii="Georgia" w:hAnsi="Georgia" w:eastAsia="Georgia" w:cs="Georgia"/>
          <w:noProof w:val="0"/>
          <w:sz w:val="24"/>
          <w:szCs w:val="24"/>
          <w:lang w:val="en-US"/>
        </w:rPr>
        <w:t xml:space="preserve"> whether low score was due to:</w:t>
      </w:r>
    </w:p>
    <w:p w:rsidR="0C9F6205" w:rsidP="3BED81E6" w:rsidRDefault="0C9F6205" w14:paraId="2468B445" w14:textId="0B13514A">
      <w:pPr>
        <w:pStyle w:val="ListParagraph"/>
        <w:numPr>
          <w:ilvl w:val="1"/>
          <w:numId w:val="1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retrieval issue</w:t>
      </w:r>
    </w:p>
    <w:p w:rsidR="0C9F6205" w:rsidP="3BED81E6" w:rsidRDefault="0C9F6205" w14:paraId="35689CC0" w14:textId="07C2A830">
      <w:pPr>
        <w:pStyle w:val="ListParagraph"/>
        <w:numPr>
          <w:ilvl w:val="1"/>
          <w:numId w:val="1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hallucination</w:t>
      </w:r>
    </w:p>
    <w:p w:rsidR="0C9F6205" w:rsidP="3BED81E6" w:rsidRDefault="0C9F6205" w14:paraId="24ADEE45" w14:textId="3ADF070E">
      <w:pPr>
        <w:pStyle w:val="ListParagraph"/>
        <w:numPr>
          <w:ilvl w:val="1"/>
          <w:numId w:val="1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poor prompt design</w:t>
      </w:r>
    </w:p>
    <w:p w:rsidR="0C9F6205" w:rsidP="3BED81E6" w:rsidRDefault="0C9F6205" w14:paraId="28E19CAE" w14:textId="6A6BCD1E">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Impact</w:t>
      </w:r>
    </w:p>
    <w:p w:rsidR="0C9F6205" w:rsidP="3BED81E6" w:rsidRDefault="0C9F6205" w14:paraId="3A7A1AC5" w14:textId="0A10F797">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This made evaluation highly dependent on </w:t>
      </w:r>
      <w:r w:rsidRPr="3BED81E6" w:rsidR="0C9F6205">
        <w:rPr>
          <w:rFonts w:ascii="Georgia" w:hAnsi="Georgia" w:eastAsia="Georgia" w:cs="Georgia"/>
          <w:b w:val="1"/>
          <w:bCs w:val="1"/>
          <w:noProof w:val="0"/>
          <w:sz w:val="24"/>
          <w:szCs w:val="24"/>
          <w:lang w:val="en-US"/>
        </w:rPr>
        <w:t>reference-free RAGAS metrics only</w:t>
      </w:r>
      <w:r w:rsidRPr="3BED81E6" w:rsidR="0C9F6205">
        <w:rPr>
          <w:rFonts w:ascii="Georgia" w:hAnsi="Georgia" w:eastAsia="Georgia" w:cs="Georgia"/>
          <w:noProof w:val="0"/>
          <w:sz w:val="24"/>
          <w:szCs w:val="24"/>
          <w:lang w:val="en-US"/>
        </w:rPr>
        <w:t>, such as:</w:t>
      </w:r>
    </w:p>
    <w:p w:rsidR="0C9F6205" w:rsidP="3BED81E6" w:rsidRDefault="0C9F6205" w14:paraId="14D743E6" w14:textId="633D0FF7">
      <w:pPr>
        <w:pStyle w:val="ListParagraph"/>
        <w:numPr>
          <w:ilvl w:val="0"/>
          <w:numId w:val="1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faithfulness</w:t>
      </w:r>
    </w:p>
    <w:p w:rsidR="0C9F6205" w:rsidP="3BED81E6" w:rsidRDefault="0C9F6205" w14:paraId="53ABDAA2" w14:textId="04C9DB4C">
      <w:pPr>
        <w:pStyle w:val="ListParagraph"/>
        <w:numPr>
          <w:ilvl w:val="0"/>
          <w:numId w:val="1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answer relevance</w:t>
      </w:r>
    </w:p>
    <w:p w:rsidR="0C9F6205" w:rsidP="3BED81E6" w:rsidRDefault="0C9F6205" w14:paraId="6A8DB6B0" w14:textId="14E4B3A6">
      <w:pPr>
        <w:pStyle w:val="ListParagraph"/>
        <w:numPr>
          <w:ilvl w:val="0"/>
          <w:numId w:val="1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context precision</w:t>
      </w:r>
    </w:p>
    <w:p w:rsidR="0C9F6205" w:rsidP="3BED81E6" w:rsidRDefault="0C9F6205" w14:paraId="6940DD06" w14:textId="364AC8EF">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While useful, this approach was insufficient for production-grade benchmarking.</w:t>
      </w:r>
    </w:p>
    <w:p w:rsidR="0C9F6205" w:rsidP="3BED81E6" w:rsidRDefault="0C9F6205" w14:paraId="0A8EE22E" w14:textId="1EDE3BB1">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Resolution</w:t>
      </w:r>
    </w:p>
    <w:p w:rsidR="0C9F6205" w:rsidP="3BED81E6" w:rsidRDefault="0C9F6205" w14:paraId="36FD9866" w14:textId="6BE662B0">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To resolve this, a </w:t>
      </w:r>
      <w:r w:rsidRPr="3BED81E6" w:rsidR="0C9F6205">
        <w:rPr>
          <w:rFonts w:ascii="Georgia" w:hAnsi="Georgia" w:eastAsia="Georgia" w:cs="Georgia"/>
          <w:b w:val="1"/>
          <w:bCs w:val="1"/>
          <w:noProof w:val="0"/>
          <w:sz w:val="24"/>
          <w:szCs w:val="24"/>
          <w:lang w:val="en-US"/>
        </w:rPr>
        <w:t>golden dataset creation workflow</w:t>
      </w:r>
      <w:r w:rsidRPr="3BED81E6" w:rsidR="0C9F6205">
        <w:rPr>
          <w:rFonts w:ascii="Georgia" w:hAnsi="Georgia" w:eastAsia="Georgia" w:cs="Georgia"/>
          <w:noProof w:val="0"/>
          <w:sz w:val="24"/>
          <w:szCs w:val="24"/>
          <w:lang w:val="en-US"/>
        </w:rPr>
        <w:t xml:space="preserve"> was introduced.</w:t>
      </w:r>
    </w:p>
    <w:p w:rsidR="0C9F6205" w:rsidP="3BED81E6" w:rsidRDefault="0C9F6205" w14:paraId="3FA76912" w14:textId="2B12FFE4">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The dataset included:</w:t>
      </w:r>
    </w:p>
    <w:p w:rsidR="0C9F6205" w:rsidP="3BED81E6" w:rsidRDefault="0C9F6205" w14:paraId="547EBDF6" w14:textId="6DC862EC">
      <w:pPr>
        <w:pStyle w:val="ListParagraph"/>
        <w:numPr>
          <w:ilvl w:val="0"/>
          <w:numId w:val="18"/>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question</w:t>
      </w:r>
    </w:p>
    <w:p w:rsidR="0C9F6205" w:rsidP="3BED81E6" w:rsidRDefault="0C9F6205" w14:paraId="79508D06" w14:textId="53ACC07D">
      <w:pPr>
        <w:pStyle w:val="ListParagraph"/>
        <w:numPr>
          <w:ilvl w:val="0"/>
          <w:numId w:val="18"/>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expected answer</w:t>
      </w:r>
    </w:p>
    <w:p w:rsidR="0C9F6205" w:rsidP="3BED81E6" w:rsidRDefault="0C9F6205" w14:paraId="1523BAA2" w14:textId="50E98DE1">
      <w:pPr>
        <w:pStyle w:val="ListParagraph"/>
        <w:numPr>
          <w:ilvl w:val="0"/>
          <w:numId w:val="18"/>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expected context chunks</w:t>
      </w:r>
    </w:p>
    <w:p w:rsidR="0C9F6205" w:rsidP="3BED81E6" w:rsidRDefault="0C9F6205" w14:paraId="25C8A9AD" w14:textId="17516576">
      <w:pPr>
        <w:pStyle w:val="ListParagraph"/>
        <w:numPr>
          <w:ilvl w:val="0"/>
          <w:numId w:val="18"/>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graph-specific reasoning samples</w:t>
      </w:r>
    </w:p>
    <w:p w:rsidR="0C9F6205" w:rsidP="3BED81E6" w:rsidRDefault="0C9F6205" w14:paraId="0366E19B" w14:textId="2968C549">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This significantly improved </w:t>
      </w:r>
      <w:r w:rsidRPr="3BED81E6" w:rsidR="0C9F6205">
        <w:rPr>
          <w:rFonts w:ascii="Georgia" w:hAnsi="Georgia" w:eastAsia="Georgia" w:cs="Georgia"/>
          <w:noProof w:val="0"/>
          <w:sz w:val="24"/>
          <w:szCs w:val="24"/>
          <w:lang w:val="en-US"/>
        </w:rPr>
        <w:t>evaluation</w:t>
      </w:r>
      <w:r w:rsidRPr="3BED81E6" w:rsidR="0C9F6205">
        <w:rPr>
          <w:rFonts w:ascii="Georgia" w:hAnsi="Georgia" w:eastAsia="Georgia" w:cs="Georgia"/>
          <w:noProof w:val="0"/>
          <w:sz w:val="24"/>
          <w:szCs w:val="24"/>
          <w:lang w:val="en-US"/>
        </w:rPr>
        <w:t xml:space="preserve"> confidence and comparability across versions.</w:t>
      </w:r>
    </w:p>
    <w:p w:rsidR="0C9F6205" w:rsidP="3BED81E6" w:rsidRDefault="0C9F6205" w14:paraId="226809F7" w14:textId="37E4F3E3">
      <w:pPr>
        <w:pStyle w:val="Heading2"/>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3. Challenge: Designing Golden Dataset</w:t>
      </w:r>
    </w:p>
    <w:p w:rsidR="0C9F6205" w:rsidP="3BED81E6" w:rsidRDefault="0C9F6205" w14:paraId="6788BA90" w14:textId="3C2DB372">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Problem Faced</w:t>
      </w:r>
    </w:p>
    <w:p w:rsidR="0C9F6205" w:rsidP="3BED81E6" w:rsidRDefault="0C9F6205" w14:paraId="7F4F4A3D" w14:textId="4F65ABCB">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Creating a good golden dataset </w:t>
      </w:r>
      <w:r w:rsidRPr="3BED81E6" w:rsidR="0C9F6205">
        <w:rPr>
          <w:rFonts w:ascii="Georgia" w:hAnsi="Georgia" w:eastAsia="Georgia" w:cs="Georgia"/>
          <w:noProof w:val="0"/>
          <w:sz w:val="24"/>
          <w:szCs w:val="24"/>
          <w:lang w:val="en-US"/>
        </w:rPr>
        <w:t>was itself</w:t>
      </w:r>
      <w:r w:rsidRPr="3BED81E6" w:rsidR="0C9F6205">
        <w:rPr>
          <w:rFonts w:ascii="Georgia" w:hAnsi="Georgia" w:eastAsia="Georgia" w:cs="Georgia"/>
          <w:noProof w:val="0"/>
          <w:sz w:val="24"/>
          <w:szCs w:val="24"/>
          <w:lang w:val="en-US"/>
        </w:rPr>
        <w:t xml:space="preserve"> challenging.</w:t>
      </w:r>
    </w:p>
    <w:p w:rsidR="0C9F6205" w:rsidP="3BED81E6" w:rsidRDefault="0C9F6205" w14:paraId="386EBE18" w14:textId="69622AF1">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Major issues</w:t>
      </w:r>
      <w:r w:rsidRPr="3BED81E6" w:rsidR="0C9F6205">
        <w:rPr>
          <w:rFonts w:ascii="Georgia" w:hAnsi="Georgia" w:eastAsia="Georgia" w:cs="Georgia"/>
          <w:noProof w:val="0"/>
          <w:sz w:val="24"/>
          <w:szCs w:val="24"/>
          <w:lang w:val="en-US"/>
        </w:rPr>
        <w:t xml:space="preserve"> included:</w:t>
      </w:r>
    </w:p>
    <w:p w:rsidR="0C9F6205" w:rsidP="3BED81E6" w:rsidRDefault="0C9F6205" w14:paraId="5DD125C6" w14:textId="4B8AA33C">
      <w:pPr>
        <w:pStyle w:val="ListParagraph"/>
        <w:numPr>
          <w:ilvl w:val="0"/>
          <w:numId w:val="19"/>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selecting representative queries</w:t>
      </w:r>
    </w:p>
    <w:p w:rsidR="0C9F6205" w:rsidP="3BED81E6" w:rsidRDefault="0C9F6205" w14:paraId="3361E25C" w14:textId="2ED67558">
      <w:pPr>
        <w:pStyle w:val="ListParagraph"/>
        <w:numPr>
          <w:ilvl w:val="0"/>
          <w:numId w:val="19"/>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balancing vector vs graph queries</w:t>
      </w:r>
    </w:p>
    <w:p w:rsidR="0C9F6205" w:rsidP="3BED81E6" w:rsidRDefault="0C9F6205" w14:paraId="6422484E" w14:textId="0BE384C1">
      <w:pPr>
        <w:pStyle w:val="ListParagraph"/>
        <w:numPr>
          <w:ilvl w:val="0"/>
          <w:numId w:val="19"/>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creating realistic medical / domain-specific questions</w:t>
      </w:r>
    </w:p>
    <w:p w:rsidR="0C9F6205" w:rsidP="3BED81E6" w:rsidRDefault="0C9F6205" w14:paraId="5F9B1FBF" w14:textId="66C78F20">
      <w:pPr>
        <w:pStyle w:val="ListParagraph"/>
        <w:numPr>
          <w:ilvl w:val="0"/>
          <w:numId w:val="19"/>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handling paraphrased user questions</w:t>
      </w:r>
    </w:p>
    <w:p w:rsidR="0C9F6205" w:rsidP="3BED81E6" w:rsidRDefault="0C9F6205" w14:paraId="4D795024" w14:textId="2C561410">
      <w:pPr>
        <w:pStyle w:val="ListParagraph"/>
        <w:numPr>
          <w:ilvl w:val="0"/>
          <w:numId w:val="19"/>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avoiding bias toward easy factual questions</w:t>
      </w:r>
    </w:p>
    <w:p w:rsidR="0C9F6205" w:rsidP="3BED81E6" w:rsidRDefault="0C9F6205" w14:paraId="6B72C6D2" w14:textId="2B1D4F38">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Resolution</w:t>
      </w:r>
    </w:p>
    <w:p w:rsidR="0C9F6205" w:rsidP="3BED81E6" w:rsidRDefault="0C9F6205" w14:paraId="1271000C" w14:textId="28C25E97">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The dataset was structured into multiple categories:</w:t>
      </w:r>
    </w:p>
    <w:p w:rsidR="0C9F6205" w:rsidP="3BED81E6" w:rsidRDefault="0C9F6205" w14:paraId="287E2F2E" w14:textId="1381605F">
      <w:pPr>
        <w:pStyle w:val="ListParagraph"/>
        <w:numPr>
          <w:ilvl w:val="0"/>
          <w:numId w:val="20"/>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simple factual queries</w:t>
      </w:r>
    </w:p>
    <w:p w:rsidR="0C9F6205" w:rsidP="3BED81E6" w:rsidRDefault="0C9F6205" w14:paraId="79B6D674" w14:textId="0BA4D8BC">
      <w:pPr>
        <w:pStyle w:val="ListParagraph"/>
        <w:numPr>
          <w:ilvl w:val="0"/>
          <w:numId w:val="20"/>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multi-hop reasoning queries</w:t>
      </w:r>
    </w:p>
    <w:p w:rsidR="0C9F6205" w:rsidP="3BED81E6" w:rsidRDefault="0C9F6205" w14:paraId="0B0CBECE" w14:textId="20FAF705">
      <w:pPr>
        <w:pStyle w:val="ListParagraph"/>
        <w:numPr>
          <w:ilvl w:val="0"/>
          <w:numId w:val="20"/>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graph relation queries</w:t>
      </w:r>
    </w:p>
    <w:p w:rsidR="0C9F6205" w:rsidP="3BED81E6" w:rsidRDefault="0C9F6205" w14:paraId="74BE2431" w14:textId="77810A87">
      <w:pPr>
        <w:pStyle w:val="ListParagraph"/>
        <w:numPr>
          <w:ilvl w:val="0"/>
          <w:numId w:val="20"/>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retrieval stress-test queries</w:t>
      </w:r>
    </w:p>
    <w:p w:rsidR="0C9F6205" w:rsidP="3BED81E6" w:rsidRDefault="0C9F6205" w14:paraId="796F5BC7" w14:textId="635E68B7">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improved coverage and made RAGAS scores more meaningful.</w:t>
      </w:r>
    </w:p>
    <w:p w:rsidR="3BED81E6" w:rsidP="3BED81E6" w:rsidRDefault="3BED81E6" w14:paraId="611AF896" w14:textId="7A9235F9">
      <w:pPr>
        <w:spacing w:before="0" w:beforeAutospacing="off" w:after="0" w:afterAutospacing="off"/>
        <w:rPr>
          <w:sz w:val="24"/>
          <w:szCs w:val="24"/>
        </w:rPr>
      </w:pPr>
    </w:p>
    <w:p w:rsidR="0C9F6205" w:rsidP="3BED81E6" w:rsidRDefault="0C9F6205" w14:paraId="388B8F40" w14:textId="1E4963F0">
      <w:pPr>
        <w:pStyle w:val="Heading2"/>
        <w:spacing w:before="299" w:beforeAutospacing="off" w:after="299"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4. Challenge with Open Source LLMs (</w:t>
      </w:r>
      <w:r w:rsidRPr="3BED81E6" w:rsidR="0C9F6205">
        <w:rPr>
          <w:rFonts w:ascii="Georgia" w:hAnsi="Georgia" w:eastAsia="Georgia" w:cs="Georgia"/>
          <w:b w:val="1"/>
          <w:bCs w:val="1"/>
          <w:noProof w:val="0"/>
          <w:sz w:val="24"/>
          <w:szCs w:val="24"/>
          <w:lang w:val="en-US"/>
        </w:rPr>
        <w:t>Groq</w:t>
      </w:r>
      <w:r w:rsidRPr="3BED81E6" w:rsidR="0C9F6205">
        <w:rPr>
          <w:rFonts w:ascii="Georgia" w:hAnsi="Georgia" w:eastAsia="Georgia" w:cs="Georgia"/>
          <w:b w:val="1"/>
          <w:bCs w:val="1"/>
          <w:noProof w:val="0"/>
          <w:sz w:val="24"/>
          <w:szCs w:val="24"/>
          <w:lang w:val="en-US"/>
        </w:rPr>
        <w:t xml:space="preserve"> Models)</w:t>
      </w:r>
    </w:p>
    <w:p w:rsidR="0C9F6205" w:rsidP="3BED81E6" w:rsidRDefault="0C9F6205" w14:paraId="6798ECB8" w14:textId="7017C1B2">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Problem Faced</w:t>
      </w:r>
    </w:p>
    <w:p w:rsidR="0C9F6205" w:rsidP="3BED81E6" w:rsidRDefault="0C9F6205" w14:paraId="0EB98D38" w14:textId="66418578">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All evaluation and pipeline work </w:t>
      </w:r>
      <w:r w:rsidRPr="3BED81E6" w:rsidR="0C9F6205">
        <w:rPr>
          <w:rFonts w:ascii="Georgia" w:hAnsi="Georgia" w:eastAsia="Georgia" w:cs="Georgia"/>
          <w:noProof w:val="0"/>
          <w:sz w:val="24"/>
          <w:szCs w:val="24"/>
          <w:lang w:val="en-US"/>
        </w:rPr>
        <w:t>was</w:t>
      </w:r>
      <w:r w:rsidRPr="3BED81E6" w:rsidR="0C9F6205">
        <w:rPr>
          <w:rFonts w:ascii="Georgia" w:hAnsi="Georgia" w:eastAsia="Georgia" w:cs="Georgia"/>
          <w:noProof w:val="0"/>
          <w:sz w:val="24"/>
          <w:szCs w:val="24"/>
          <w:lang w:val="en-US"/>
        </w:rPr>
        <w:t xml:space="preserve"> performed using </w:t>
      </w:r>
      <w:r w:rsidRPr="3BED81E6" w:rsidR="0C9F6205">
        <w:rPr>
          <w:rFonts w:ascii="Georgia" w:hAnsi="Georgia" w:eastAsia="Georgia" w:cs="Georgia"/>
          <w:b w:val="1"/>
          <w:bCs w:val="1"/>
          <w:noProof w:val="0"/>
          <w:sz w:val="24"/>
          <w:szCs w:val="24"/>
          <w:lang w:val="en-US"/>
        </w:rPr>
        <w:t xml:space="preserve">open-source LLMs hosted via </w:t>
      </w:r>
      <w:r w:rsidRPr="3BED81E6" w:rsidR="0C9F6205">
        <w:rPr>
          <w:rFonts w:ascii="Georgia" w:hAnsi="Georgia" w:eastAsia="Georgia" w:cs="Georgia"/>
          <w:b w:val="1"/>
          <w:bCs w:val="1"/>
          <w:noProof w:val="0"/>
          <w:sz w:val="24"/>
          <w:szCs w:val="24"/>
          <w:lang w:val="en-US"/>
        </w:rPr>
        <w:t>Groq</w:t>
      </w:r>
      <w:r w:rsidRPr="3BED81E6" w:rsidR="0C9F6205">
        <w:rPr>
          <w:rFonts w:ascii="Georgia" w:hAnsi="Georgia" w:eastAsia="Georgia" w:cs="Georgia"/>
          <w:noProof w:val="0"/>
          <w:sz w:val="24"/>
          <w:szCs w:val="24"/>
          <w:lang w:val="en-US"/>
        </w:rPr>
        <w:t>.</w:t>
      </w:r>
    </w:p>
    <w:p w:rsidR="0C9F6205" w:rsidP="3BED81E6" w:rsidRDefault="0C9F6205" w14:paraId="57651D49" w14:textId="149D268D">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The major challenges </w:t>
      </w:r>
      <w:r w:rsidRPr="3BED81E6" w:rsidR="0C9F6205">
        <w:rPr>
          <w:rFonts w:ascii="Georgia" w:hAnsi="Georgia" w:eastAsia="Georgia" w:cs="Georgia"/>
          <w:noProof w:val="0"/>
          <w:sz w:val="24"/>
          <w:szCs w:val="24"/>
          <w:lang w:val="en-US"/>
        </w:rPr>
        <w:t>observed</w:t>
      </w:r>
      <w:r w:rsidRPr="3BED81E6" w:rsidR="0C9F6205">
        <w:rPr>
          <w:rFonts w:ascii="Georgia" w:hAnsi="Georgia" w:eastAsia="Georgia" w:cs="Georgia"/>
          <w:noProof w:val="0"/>
          <w:sz w:val="24"/>
          <w:szCs w:val="24"/>
          <w:lang w:val="en-US"/>
        </w:rPr>
        <w:t xml:space="preserve"> were:</w:t>
      </w:r>
    </w:p>
    <w:p w:rsidR="0C9F6205" w:rsidP="3BED81E6" w:rsidRDefault="0C9F6205" w14:paraId="2E442468" w14:textId="754E3171">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4.1 Evaluator Inconsistency</w:t>
      </w:r>
    </w:p>
    <w:p w:rsidR="0C9F6205" w:rsidP="3BED81E6" w:rsidRDefault="0C9F6205" w14:paraId="062B7D7F" w14:textId="787F73CC">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Open-source LLMs often </w:t>
      </w:r>
      <w:r w:rsidRPr="3BED81E6" w:rsidR="0C9F6205">
        <w:rPr>
          <w:rFonts w:ascii="Georgia" w:hAnsi="Georgia" w:eastAsia="Georgia" w:cs="Georgia"/>
          <w:noProof w:val="0"/>
          <w:sz w:val="24"/>
          <w:szCs w:val="24"/>
          <w:lang w:val="en-US"/>
        </w:rPr>
        <w:t>produced</w:t>
      </w:r>
      <w:r w:rsidRPr="3BED81E6" w:rsidR="0C9F6205">
        <w:rPr>
          <w:rFonts w:ascii="Georgia" w:hAnsi="Georgia" w:eastAsia="Georgia" w:cs="Georgia"/>
          <w:noProof w:val="0"/>
          <w:sz w:val="24"/>
          <w:szCs w:val="24"/>
          <w:lang w:val="en-US"/>
        </w:rPr>
        <w:t xml:space="preserve"> inconsistent judgments for the same evaluation sample.</w:t>
      </w:r>
    </w:p>
    <w:p w:rsidR="0C9F6205" w:rsidP="3BED81E6" w:rsidRDefault="0C9F6205" w14:paraId="6DECC21F" w14:textId="7DDA07AB">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Example:</w:t>
      </w:r>
    </w:p>
    <w:p w:rsidR="0C9F6205" w:rsidP="3BED81E6" w:rsidRDefault="0C9F6205" w14:paraId="4EC0B4DC" w14:textId="03CC8716">
      <w:pPr>
        <w:pStyle w:val="ListParagraph"/>
        <w:numPr>
          <w:ilvl w:val="0"/>
          <w:numId w:val="21"/>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same answer</w:t>
      </w:r>
    </w:p>
    <w:p w:rsidR="0C9F6205" w:rsidP="3BED81E6" w:rsidRDefault="0C9F6205" w14:paraId="749015DC" w14:textId="5B6ED56F">
      <w:pPr>
        <w:pStyle w:val="ListParagraph"/>
        <w:numPr>
          <w:ilvl w:val="0"/>
          <w:numId w:val="21"/>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same context</w:t>
      </w:r>
    </w:p>
    <w:p w:rsidR="0C9F6205" w:rsidP="3BED81E6" w:rsidRDefault="0C9F6205" w14:paraId="422929C4" w14:textId="79AFC4E3">
      <w:pPr>
        <w:pStyle w:val="ListParagraph"/>
        <w:numPr>
          <w:ilvl w:val="0"/>
          <w:numId w:val="21"/>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different faithfulness score across runs</w:t>
      </w:r>
    </w:p>
    <w:p w:rsidR="0C9F6205" w:rsidP="3BED81E6" w:rsidRDefault="0C9F6205" w14:paraId="190C0FA1" w14:textId="23AFDC91">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This directly affected RAGAS reliability because many metrics use </w:t>
      </w:r>
      <w:r w:rsidRPr="3BED81E6" w:rsidR="0C9F6205">
        <w:rPr>
          <w:rFonts w:ascii="Georgia" w:hAnsi="Georgia" w:eastAsia="Georgia" w:cs="Georgia"/>
          <w:b w:val="1"/>
          <w:bCs w:val="1"/>
          <w:noProof w:val="0"/>
          <w:sz w:val="24"/>
          <w:szCs w:val="24"/>
          <w:lang w:val="en-US"/>
        </w:rPr>
        <w:t>LLM-as-a-judge</w:t>
      </w:r>
      <w:r w:rsidRPr="3BED81E6" w:rsidR="0C9F6205">
        <w:rPr>
          <w:rFonts w:ascii="Georgia" w:hAnsi="Georgia" w:eastAsia="Georgia" w:cs="Georgia"/>
          <w:noProof w:val="0"/>
          <w:sz w:val="24"/>
          <w:szCs w:val="24"/>
          <w:lang w:val="en-US"/>
        </w:rPr>
        <w:t>. ()</w:t>
      </w:r>
    </w:p>
    <w:p w:rsidR="0C9F6205" w:rsidP="3BED81E6" w:rsidRDefault="0C9F6205" w14:paraId="0AC27253" w14:textId="0D13238D">
      <w:pPr>
        <w:pStyle w:val="Heading3"/>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4.2 Weak Reasoning in Multi-hop Queries</w:t>
      </w:r>
    </w:p>
    <w:p w:rsidR="0C9F6205" w:rsidP="3BED81E6" w:rsidRDefault="0C9F6205" w14:paraId="0BBDFE9A" w14:textId="600F0ACE">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For graph and medical reasoning queries, open models struggled with:</w:t>
      </w:r>
    </w:p>
    <w:p w:rsidR="0C9F6205" w:rsidP="3BED81E6" w:rsidRDefault="0C9F6205" w14:paraId="093307A6" w14:textId="407507AE">
      <w:pPr>
        <w:pStyle w:val="ListParagraph"/>
        <w:numPr>
          <w:ilvl w:val="0"/>
          <w:numId w:val="22"/>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relationship validation</w:t>
      </w:r>
    </w:p>
    <w:p w:rsidR="0C9F6205" w:rsidP="3BED81E6" w:rsidRDefault="0C9F6205" w14:paraId="65442E8C" w14:textId="2CDB8B38">
      <w:pPr>
        <w:pStyle w:val="ListParagraph"/>
        <w:numPr>
          <w:ilvl w:val="0"/>
          <w:numId w:val="22"/>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multi-hop chain reasoning</w:t>
      </w:r>
    </w:p>
    <w:p w:rsidR="0C9F6205" w:rsidP="3BED81E6" w:rsidRDefault="0C9F6205" w14:paraId="39BD1F9D" w14:textId="6765B108">
      <w:pPr>
        <w:pStyle w:val="ListParagraph"/>
        <w:numPr>
          <w:ilvl w:val="0"/>
          <w:numId w:val="22"/>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contradiction detection</w:t>
      </w:r>
    </w:p>
    <w:p w:rsidR="0C9F6205" w:rsidP="3BED81E6" w:rsidRDefault="0C9F6205" w14:paraId="2081965A" w14:textId="30BC26FC">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sometimes reduced the trustworthiness of:</w:t>
      </w:r>
    </w:p>
    <w:p w:rsidR="0C9F6205" w:rsidP="3BED81E6" w:rsidRDefault="0C9F6205" w14:paraId="47C72AF8" w14:textId="30B33C1B">
      <w:pPr>
        <w:pStyle w:val="ListParagraph"/>
        <w:numPr>
          <w:ilvl w:val="0"/>
          <w:numId w:val="23"/>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faithfulness</w:t>
      </w:r>
    </w:p>
    <w:p w:rsidR="0C9F6205" w:rsidP="3BED81E6" w:rsidRDefault="0C9F6205" w14:paraId="67D0E589" w14:textId="15F000E0">
      <w:pPr>
        <w:pStyle w:val="ListParagraph"/>
        <w:numPr>
          <w:ilvl w:val="0"/>
          <w:numId w:val="23"/>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graph reasoning scores</w:t>
      </w:r>
    </w:p>
    <w:p w:rsidR="3BED81E6" w:rsidP="3BED81E6" w:rsidRDefault="3BED81E6" w14:paraId="2542BDD5" w14:textId="4E74E481">
      <w:pPr>
        <w:spacing w:before="0" w:beforeAutospacing="off" w:after="0" w:afterAutospacing="off"/>
        <w:rPr>
          <w:sz w:val="24"/>
          <w:szCs w:val="24"/>
        </w:rPr>
      </w:pPr>
    </w:p>
    <w:p w:rsidR="0C9F6205" w:rsidP="3BED81E6" w:rsidRDefault="0C9F6205" w14:paraId="2D23ADE4" w14:textId="47EBE46B">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4.3 Context Length / Token Constraints</w:t>
      </w:r>
    </w:p>
    <w:p w:rsidR="0C9F6205" w:rsidP="3BED81E6" w:rsidRDefault="0C9F6205" w14:paraId="2EFAA97D" w14:textId="05758E55">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Large retrieved</w:t>
      </w:r>
      <w:r w:rsidRPr="3BED81E6" w:rsidR="0C9F6205">
        <w:rPr>
          <w:rFonts w:ascii="Georgia" w:hAnsi="Georgia" w:eastAsia="Georgia" w:cs="Georgia"/>
          <w:noProof w:val="0"/>
          <w:sz w:val="24"/>
          <w:szCs w:val="24"/>
          <w:lang w:val="en-US"/>
        </w:rPr>
        <w:t xml:space="preserve"> contexts caused:</w:t>
      </w:r>
    </w:p>
    <w:p w:rsidR="0C9F6205" w:rsidP="3BED81E6" w:rsidRDefault="0C9F6205" w14:paraId="7168CA23" w14:textId="17136B01">
      <w:pPr>
        <w:pStyle w:val="ListParagraph"/>
        <w:numPr>
          <w:ilvl w:val="0"/>
          <w:numId w:val="24"/>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truncation</w:t>
      </w:r>
    </w:p>
    <w:p w:rsidR="0C9F6205" w:rsidP="3BED81E6" w:rsidRDefault="0C9F6205" w14:paraId="396764D8" w14:textId="308676A8">
      <w:pPr>
        <w:pStyle w:val="ListParagraph"/>
        <w:numPr>
          <w:ilvl w:val="0"/>
          <w:numId w:val="24"/>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incomplete evaluation</w:t>
      </w:r>
    </w:p>
    <w:p w:rsidR="0C9F6205" w:rsidP="3BED81E6" w:rsidRDefault="0C9F6205" w14:paraId="68F9A5B8" w14:textId="191733C1">
      <w:pPr>
        <w:pStyle w:val="ListParagraph"/>
        <w:numPr>
          <w:ilvl w:val="0"/>
          <w:numId w:val="24"/>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context loss</w:t>
      </w:r>
    </w:p>
    <w:p w:rsidR="0C9F6205" w:rsidP="3BED81E6" w:rsidRDefault="0C9F6205" w14:paraId="265F9417" w14:textId="620310B0">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particularly affected:</w:t>
      </w:r>
    </w:p>
    <w:p w:rsidR="0C9F6205" w:rsidP="3BED81E6" w:rsidRDefault="0C9F6205" w14:paraId="271EE3E3" w14:textId="6EA08485">
      <w:pPr>
        <w:pStyle w:val="ListParagraph"/>
        <w:numPr>
          <w:ilvl w:val="0"/>
          <w:numId w:val="25"/>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context recall</w:t>
      </w:r>
    </w:p>
    <w:p w:rsidR="0C9F6205" w:rsidP="3BED81E6" w:rsidRDefault="0C9F6205" w14:paraId="44F3D1E3" w14:textId="418D868F">
      <w:pPr>
        <w:pStyle w:val="ListParagraph"/>
        <w:numPr>
          <w:ilvl w:val="0"/>
          <w:numId w:val="25"/>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faithfulness</w:t>
      </w:r>
    </w:p>
    <w:p w:rsidR="3BED81E6" w:rsidP="3BED81E6" w:rsidRDefault="3BED81E6" w14:paraId="4B6C5FC6" w14:textId="452A447A">
      <w:pPr>
        <w:spacing w:before="0" w:beforeAutospacing="off" w:after="0" w:afterAutospacing="off"/>
        <w:rPr>
          <w:sz w:val="24"/>
          <w:szCs w:val="24"/>
        </w:rPr>
      </w:pPr>
    </w:p>
    <w:p w:rsidR="0C9F6205" w:rsidP="3BED81E6" w:rsidRDefault="0C9F6205" w14:paraId="76708378" w14:textId="71BB2B4A">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Resolution</w:t>
      </w:r>
    </w:p>
    <w:p w:rsidR="0C9F6205" w:rsidP="3BED81E6" w:rsidRDefault="0C9F6205" w14:paraId="6B2C4F6E" w14:textId="1D54B5F5">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The following fixes were implemented:</w:t>
      </w:r>
    </w:p>
    <w:p w:rsidR="0C9F6205" w:rsidP="3BED81E6" w:rsidRDefault="0C9F6205" w14:paraId="2D98295B" w14:textId="09E65B9E">
      <w:pPr>
        <w:pStyle w:val="ListParagraph"/>
        <w:numPr>
          <w:ilvl w:val="0"/>
          <w:numId w:val="26"/>
        </w:numPr>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TOP-K</w:t>
      </w:r>
      <w:r w:rsidRPr="3BED81E6" w:rsidR="0C9F6205">
        <w:rPr>
          <w:rFonts w:ascii="Georgia" w:hAnsi="Georgia" w:eastAsia="Georgia" w:cs="Georgia"/>
          <w:b w:val="1"/>
          <w:bCs w:val="1"/>
          <w:noProof w:val="0"/>
          <w:sz w:val="24"/>
          <w:szCs w:val="24"/>
          <w:lang w:val="en-US"/>
        </w:rPr>
        <w:t xml:space="preserve"> context limitation</w:t>
      </w:r>
    </w:p>
    <w:p w:rsidR="0C9F6205" w:rsidP="3BED81E6" w:rsidRDefault="0C9F6205" w14:paraId="1AC2BE10" w14:textId="69328E3F">
      <w:pPr>
        <w:pStyle w:val="ListParagraph"/>
        <w:numPr>
          <w:ilvl w:val="0"/>
          <w:numId w:val="2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context compression before evaluation</w:t>
      </w:r>
    </w:p>
    <w:p w:rsidR="0C9F6205" w:rsidP="3BED81E6" w:rsidRDefault="0C9F6205" w14:paraId="24C24FFC" w14:textId="53B5DBBB">
      <w:pPr>
        <w:pStyle w:val="ListParagraph"/>
        <w:numPr>
          <w:ilvl w:val="0"/>
          <w:numId w:val="2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separate vector vs graph evaluation</w:t>
      </w:r>
    </w:p>
    <w:p w:rsidR="0C9F6205" w:rsidP="3BED81E6" w:rsidRDefault="0C9F6205" w14:paraId="2A82B358" w14:textId="5F3DAEEF">
      <w:pPr>
        <w:pStyle w:val="ListParagraph"/>
        <w:numPr>
          <w:ilvl w:val="0"/>
          <w:numId w:val="2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weighted scoring pipeline</w:t>
      </w:r>
    </w:p>
    <w:p w:rsidR="3BED81E6" w:rsidP="3BED81E6" w:rsidRDefault="3BED81E6" w14:paraId="66499EFF" w14:textId="06602CF9">
      <w:pPr>
        <w:spacing w:before="0" w:beforeAutospacing="off" w:after="0" w:afterAutospacing="off"/>
        <w:rPr>
          <w:sz w:val="24"/>
          <w:szCs w:val="24"/>
        </w:rPr>
      </w:pPr>
    </w:p>
    <w:p w:rsidR="0C9F6205" w:rsidP="3BED81E6" w:rsidRDefault="0C9F6205" w14:paraId="2BE25874" w14:textId="79709605">
      <w:pPr>
        <w:pStyle w:val="Heading2"/>
        <w:spacing w:before="299" w:beforeAutospacing="off" w:after="299"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5. Challenge: Retrieval Evaluation Complexity</w:t>
      </w:r>
    </w:p>
    <w:p w:rsidR="0C9F6205" w:rsidP="3BED81E6" w:rsidRDefault="0C9F6205" w14:paraId="30055BC0" w14:textId="4486558F">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Problem Faced</w:t>
      </w:r>
    </w:p>
    <w:p w:rsidR="0C9F6205" w:rsidP="3BED81E6" w:rsidRDefault="0C9F6205" w14:paraId="31F799D8" w14:textId="4DC4F09E">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The pipeline used:</w:t>
      </w:r>
    </w:p>
    <w:p w:rsidR="0C9F6205" w:rsidP="3BED81E6" w:rsidRDefault="0C9F6205" w14:paraId="01F51F9F" w14:textId="03BC9343">
      <w:pPr>
        <w:pStyle w:val="ListParagraph"/>
        <w:numPr>
          <w:ilvl w:val="0"/>
          <w:numId w:val="2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dense retrieval</w:t>
      </w:r>
    </w:p>
    <w:p w:rsidR="0C9F6205" w:rsidP="3BED81E6" w:rsidRDefault="0C9F6205" w14:paraId="7D0EC7C2" w14:textId="1BA4F460">
      <w:pPr>
        <w:pStyle w:val="ListParagraph"/>
        <w:numPr>
          <w:ilvl w:val="0"/>
          <w:numId w:val="2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BM25</w:t>
      </w:r>
    </w:p>
    <w:p w:rsidR="0C9F6205" w:rsidP="3BED81E6" w:rsidRDefault="0C9F6205" w14:paraId="67093E1A" w14:textId="36705492">
      <w:pPr>
        <w:pStyle w:val="ListParagraph"/>
        <w:numPr>
          <w:ilvl w:val="0"/>
          <w:numId w:val="2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RRF fusion</w:t>
      </w:r>
    </w:p>
    <w:p w:rsidR="0C9F6205" w:rsidP="3BED81E6" w:rsidRDefault="0C9F6205" w14:paraId="5E4CB855" w14:textId="7AD9FDAE">
      <w:pPr>
        <w:pStyle w:val="ListParagraph"/>
        <w:numPr>
          <w:ilvl w:val="0"/>
          <w:numId w:val="2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MMR reranking</w:t>
      </w:r>
    </w:p>
    <w:p w:rsidR="0C9F6205" w:rsidP="3BED81E6" w:rsidRDefault="0C9F6205" w14:paraId="506AF101" w14:textId="1990B76B">
      <w:pPr>
        <w:pStyle w:val="ListParagraph"/>
        <w:numPr>
          <w:ilvl w:val="0"/>
          <w:numId w:val="2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graph enrichment</w:t>
      </w:r>
    </w:p>
    <w:p w:rsidR="0C9F6205" w:rsidP="3BED81E6" w:rsidRDefault="0C9F6205" w14:paraId="2CFA4F00" w14:textId="33DAB792">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Because of this hybrid architecture, a single RAGAS score was not enough.</w:t>
      </w:r>
    </w:p>
    <w:p w:rsidR="0C9F6205" w:rsidP="3BED81E6" w:rsidRDefault="0C9F6205" w14:paraId="3DD2A307" w14:textId="14DCBC47">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The challenge was:</w:t>
      </w:r>
    </w:p>
    <w:p w:rsidR="0C9F6205" w:rsidP="3BED81E6" w:rsidRDefault="0C9F6205" w14:paraId="25761F91" w14:textId="10D8E4B7">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identifying</w:t>
      </w:r>
      <w:r w:rsidRPr="3BED81E6" w:rsidR="0C9F6205">
        <w:rPr>
          <w:rFonts w:ascii="Georgia" w:hAnsi="Georgia" w:eastAsia="Georgia" w:cs="Georgia"/>
          <w:noProof w:val="0"/>
          <w:sz w:val="24"/>
          <w:szCs w:val="24"/>
          <w:lang w:val="en-US"/>
        </w:rPr>
        <w:t xml:space="preserve"> which retrieval stage caused failure</w:t>
      </w:r>
    </w:p>
    <w:p w:rsidR="0C9F6205" w:rsidP="3BED81E6" w:rsidRDefault="0C9F6205" w14:paraId="7BCD2C09" w14:textId="255F00E0">
      <w:pPr>
        <w:pStyle w:val="Heading3"/>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Resolution</w:t>
      </w:r>
    </w:p>
    <w:p w:rsidR="0C9F6205" w:rsidP="3BED81E6" w:rsidRDefault="0C9F6205" w14:paraId="4E1F58C7" w14:textId="20ACAE9E">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A component-level evaluation strategy was introduced.</w:t>
      </w:r>
    </w:p>
    <w:p w:rsidR="0C9F6205" w:rsidP="3BED81E6" w:rsidRDefault="0C9F6205" w14:paraId="52FABE7C" w14:textId="3D847388">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Separate metrics were tracked for:</w:t>
      </w:r>
    </w:p>
    <w:p w:rsidR="0C9F6205" w:rsidP="3BED81E6" w:rsidRDefault="0C9F6205" w14:paraId="765DC6D8" w14:textId="78B44566">
      <w:pPr>
        <w:pStyle w:val="ListParagraph"/>
        <w:numPr>
          <w:ilvl w:val="0"/>
          <w:numId w:val="28"/>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pre-</w:t>
      </w:r>
      <w:r w:rsidRPr="3BED81E6" w:rsidR="0C9F6205">
        <w:rPr>
          <w:rFonts w:ascii="Georgia" w:hAnsi="Georgia" w:eastAsia="Georgia" w:cs="Georgia"/>
          <w:noProof w:val="0"/>
          <w:sz w:val="24"/>
          <w:szCs w:val="24"/>
          <w:lang w:val="en-US"/>
        </w:rPr>
        <w:t>rerank</w:t>
      </w:r>
      <w:r w:rsidRPr="3BED81E6" w:rsidR="0C9F6205">
        <w:rPr>
          <w:rFonts w:ascii="Georgia" w:hAnsi="Georgia" w:eastAsia="Georgia" w:cs="Georgia"/>
          <w:noProof w:val="0"/>
          <w:sz w:val="24"/>
          <w:szCs w:val="24"/>
          <w:lang w:val="en-US"/>
        </w:rPr>
        <w:t xml:space="preserve"> retrieval</w:t>
      </w:r>
    </w:p>
    <w:p w:rsidR="0C9F6205" w:rsidP="3BED81E6" w:rsidRDefault="0C9F6205" w14:paraId="779220EA" w14:textId="43492920">
      <w:pPr>
        <w:pStyle w:val="ListParagraph"/>
        <w:numPr>
          <w:ilvl w:val="0"/>
          <w:numId w:val="28"/>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post-RRF retrieval</w:t>
      </w:r>
    </w:p>
    <w:p w:rsidR="0C9F6205" w:rsidP="3BED81E6" w:rsidRDefault="0C9F6205" w14:paraId="74F4AF81" w14:textId="742BEA20">
      <w:pPr>
        <w:pStyle w:val="ListParagraph"/>
        <w:numPr>
          <w:ilvl w:val="0"/>
          <w:numId w:val="28"/>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final MMR output</w:t>
      </w:r>
    </w:p>
    <w:p w:rsidR="0C9F6205" w:rsidP="3BED81E6" w:rsidRDefault="0C9F6205" w14:paraId="09325070" w14:textId="3C0E2998">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helped isolate retriever bottlenecks.</w:t>
      </w:r>
    </w:p>
    <w:p w:rsidR="0C9F6205" w:rsidP="3BED81E6" w:rsidRDefault="0C9F6205" w14:paraId="1CEC4687" w14:textId="6FC7A140">
      <w:pPr>
        <w:pStyle w:val="Heading2"/>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6. Challenge: Hallucination Detection</w:t>
      </w:r>
    </w:p>
    <w:p w:rsidR="0C9F6205" w:rsidP="3BED81E6" w:rsidRDefault="0C9F6205" w14:paraId="00375752" w14:textId="4B129FE5">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Problem Faced</w:t>
      </w:r>
    </w:p>
    <w:p w:rsidR="0C9F6205" w:rsidP="3BED81E6" w:rsidRDefault="0C9F6205" w14:paraId="763BF3D2" w14:textId="396BDB51">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A major issue was </w:t>
      </w:r>
      <w:r w:rsidRPr="3BED81E6" w:rsidR="0C9F6205">
        <w:rPr>
          <w:rFonts w:ascii="Georgia" w:hAnsi="Georgia" w:eastAsia="Georgia" w:cs="Georgia"/>
          <w:noProof w:val="0"/>
          <w:sz w:val="24"/>
          <w:szCs w:val="24"/>
          <w:lang w:val="en-US"/>
        </w:rPr>
        <w:t>identifying</w:t>
      </w:r>
      <w:r w:rsidRPr="3BED81E6" w:rsidR="0C9F6205">
        <w:rPr>
          <w:rFonts w:ascii="Georgia" w:hAnsi="Georgia" w:eastAsia="Georgia" w:cs="Georgia"/>
          <w:noProof w:val="0"/>
          <w:sz w:val="24"/>
          <w:szCs w:val="24"/>
          <w:lang w:val="en-US"/>
        </w:rPr>
        <w:t xml:space="preserve"> when answers looked semantically correct but were not grounded in retrieved context.</w:t>
      </w:r>
    </w:p>
    <w:p w:rsidR="0C9F6205" w:rsidP="3BED81E6" w:rsidRDefault="0C9F6205" w14:paraId="0FDF1964" w14:textId="02463D45">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was particularly common with open-source LLMs.</w:t>
      </w:r>
    </w:p>
    <w:p w:rsidR="0C9F6205" w:rsidP="3BED81E6" w:rsidRDefault="0C9F6205" w14:paraId="41AECAED" w14:textId="41B479EC">
      <w:pPr>
        <w:pStyle w:val="Heading3"/>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Resolution</w:t>
      </w:r>
    </w:p>
    <w:p w:rsidR="0C9F6205" w:rsidP="3BED81E6" w:rsidRDefault="0C9F6205" w14:paraId="70B969B1" w14:textId="01D2A6DB">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RAGAS </w:t>
      </w:r>
      <w:r w:rsidRPr="3BED81E6" w:rsidR="0C9F6205">
        <w:rPr>
          <w:rFonts w:ascii="Georgia" w:hAnsi="Georgia" w:eastAsia="Georgia" w:cs="Georgia"/>
          <w:b w:val="1"/>
          <w:bCs w:val="1"/>
          <w:noProof w:val="0"/>
          <w:sz w:val="24"/>
          <w:szCs w:val="24"/>
          <w:lang w:val="en-US"/>
        </w:rPr>
        <w:t>faithfulness metric</w:t>
      </w:r>
      <w:r w:rsidRPr="3BED81E6" w:rsidR="0C9F6205">
        <w:rPr>
          <w:rFonts w:ascii="Georgia" w:hAnsi="Georgia" w:eastAsia="Georgia" w:cs="Georgia"/>
          <w:noProof w:val="0"/>
          <w:sz w:val="24"/>
          <w:szCs w:val="24"/>
          <w:lang w:val="en-US"/>
        </w:rPr>
        <w:t xml:space="preserve"> was used as the primary hallucination signal.</w:t>
      </w:r>
    </w:p>
    <w:p w:rsidR="0C9F6205" w:rsidP="3BED81E6" w:rsidRDefault="0C9F6205" w14:paraId="4D24A7AE" w14:textId="595DC110">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Faithfulness checks whether generated claims are supported by the provided context. ()</w:t>
      </w:r>
    </w:p>
    <w:p w:rsidR="0C9F6205" w:rsidP="3BED81E6" w:rsidRDefault="0C9F6205" w14:paraId="1B92F703" w14:textId="20F8E5FA">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became one of the most critical evaluation metrics.</w:t>
      </w:r>
    </w:p>
    <w:p w:rsidR="0C9F6205" w:rsidP="3BED81E6" w:rsidRDefault="0C9F6205" w14:paraId="2C477773" w14:textId="7F1220B7">
      <w:pPr>
        <w:pStyle w:val="Heading2"/>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7. Challenge: Failure Attribution</w:t>
      </w:r>
    </w:p>
    <w:p w:rsidR="0C9F6205" w:rsidP="3BED81E6" w:rsidRDefault="0C9F6205" w14:paraId="4F252DE8" w14:textId="4DFC3B5F">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Problem Faced</w:t>
      </w:r>
    </w:p>
    <w:p w:rsidR="0C9F6205" w:rsidP="3BED81E6" w:rsidRDefault="0C9F6205" w14:paraId="3E257BCF" w14:textId="04BD7933">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Low final score alone did not help debugging.</w:t>
      </w:r>
    </w:p>
    <w:p w:rsidR="0C9F6205" w:rsidP="3BED81E6" w:rsidRDefault="0C9F6205" w14:paraId="59AFCABC" w14:textId="63C8A3C8">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Example:</w:t>
      </w:r>
    </w:p>
    <w:p w:rsidR="0C9F6205" w:rsidP="3BED81E6" w:rsidRDefault="0C9F6205" w14:paraId="4905D79D" w14:textId="7223B74B">
      <w:pPr>
        <w:pStyle w:val="ListParagraph"/>
        <w:numPr>
          <w:ilvl w:val="0"/>
          <w:numId w:val="29"/>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Is retrieval failing?</w:t>
      </w:r>
    </w:p>
    <w:p w:rsidR="0C9F6205" w:rsidP="3BED81E6" w:rsidRDefault="0C9F6205" w14:paraId="11EF51FB" w14:textId="0BECC4A0">
      <w:pPr>
        <w:pStyle w:val="ListParagraph"/>
        <w:numPr>
          <w:ilvl w:val="0"/>
          <w:numId w:val="29"/>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Is prompt failing?</w:t>
      </w:r>
    </w:p>
    <w:p w:rsidR="0C9F6205" w:rsidP="3BED81E6" w:rsidRDefault="0C9F6205" w14:paraId="213D0CB7" w14:textId="33C1277A">
      <w:pPr>
        <w:pStyle w:val="ListParagraph"/>
        <w:numPr>
          <w:ilvl w:val="0"/>
          <w:numId w:val="29"/>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Is model hallucinating?</w:t>
      </w:r>
    </w:p>
    <w:p w:rsidR="3BED81E6" w:rsidP="3BED81E6" w:rsidRDefault="3BED81E6" w14:paraId="6CEAEFCB" w14:textId="163E9AB3">
      <w:pPr>
        <w:spacing w:before="0" w:beforeAutospacing="off" w:after="0" w:afterAutospacing="off"/>
        <w:rPr>
          <w:sz w:val="24"/>
          <w:szCs w:val="24"/>
        </w:rPr>
      </w:pPr>
    </w:p>
    <w:p w:rsidR="0C9F6205" w:rsidP="3BED81E6" w:rsidRDefault="0C9F6205" w14:paraId="0473C144" w14:textId="2F95CC3E">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Resolution</w:t>
      </w:r>
    </w:p>
    <w:p w:rsidR="0C9F6205" w:rsidP="3BED81E6" w:rsidRDefault="0C9F6205" w14:paraId="68A262A3" w14:textId="169811D1">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A failure bucketing system was implemented.</w:t>
      </w:r>
    </w:p>
    <w:p w:rsidR="0C9F6205" w:rsidP="3BED81E6" w:rsidRDefault="0C9F6205" w14:paraId="03D98BA1" w14:textId="500F740E">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Examples:</w:t>
      </w:r>
    </w:p>
    <w:p w:rsidR="0C9F6205" w:rsidP="3BED81E6" w:rsidRDefault="0C9F6205" w14:paraId="06BDF3F0" w14:textId="4B971E11">
      <w:pPr>
        <w:pStyle w:val="ListParagraph"/>
        <w:numPr>
          <w:ilvl w:val="0"/>
          <w:numId w:val="30"/>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low context recall → retrieval failure</w:t>
      </w:r>
    </w:p>
    <w:p w:rsidR="0C9F6205" w:rsidP="3BED81E6" w:rsidRDefault="0C9F6205" w14:paraId="7171B575" w14:textId="205C16B3">
      <w:pPr>
        <w:pStyle w:val="ListParagraph"/>
        <w:numPr>
          <w:ilvl w:val="0"/>
          <w:numId w:val="30"/>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low faithfulness → hallucination</w:t>
      </w:r>
    </w:p>
    <w:p w:rsidR="0C9F6205" w:rsidP="3BED81E6" w:rsidRDefault="0C9F6205" w14:paraId="7BC71C47" w14:textId="407669A3">
      <w:pPr>
        <w:pStyle w:val="ListParagraph"/>
        <w:numPr>
          <w:ilvl w:val="0"/>
          <w:numId w:val="30"/>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low semantic similarity → generation issue</w:t>
      </w:r>
    </w:p>
    <w:p w:rsidR="0C9F6205" w:rsidP="3BED81E6" w:rsidRDefault="0C9F6205" w14:paraId="6E0837F6" w14:textId="58C97D96">
      <w:pPr>
        <w:pStyle w:val="ListParagraph"/>
        <w:numPr>
          <w:ilvl w:val="0"/>
          <w:numId w:val="30"/>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low graph score → reasoning failure</w:t>
      </w:r>
    </w:p>
    <w:p w:rsidR="0C9F6205" w:rsidP="3BED81E6" w:rsidRDefault="0C9F6205" w14:paraId="627CDDD5" w14:textId="643AF9BC">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significantly improved root cause analysis.</w:t>
      </w:r>
    </w:p>
    <w:p w:rsidR="3BED81E6" w:rsidP="3BED81E6" w:rsidRDefault="3BED81E6" w14:paraId="68CB821B" w14:textId="02D9EC04">
      <w:pPr>
        <w:spacing w:before="0" w:beforeAutospacing="off" w:after="0" w:afterAutospacing="off"/>
        <w:rPr>
          <w:sz w:val="24"/>
          <w:szCs w:val="24"/>
        </w:rPr>
      </w:pPr>
    </w:p>
    <w:p w:rsidR="0C9F6205" w:rsidP="3BED81E6" w:rsidRDefault="0C9F6205" w14:paraId="7E62DF78" w14:textId="2CB71DE1">
      <w:pPr>
        <w:pStyle w:val="Heading2"/>
        <w:spacing w:before="299" w:beforeAutospacing="off" w:after="299"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8. Challenge: Graph-Based Query Evaluation</w:t>
      </w:r>
    </w:p>
    <w:p w:rsidR="0C9F6205" w:rsidP="3BED81E6" w:rsidRDefault="0C9F6205" w14:paraId="47B2B73B" w14:textId="68A428F6">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Problem Faced</w:t>
      </w:r>
    </w:p>
    <w:p w:rsidR="0C9F6205" w:rsidP="3BED81E6" w:rsidRDefault="0C9F6205" w14:paraId="3C87F3FB" w14:textId="17CB1E2C">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Standard RAGAS metrics are strong for text </w:t>
      </w:r>
      <w:r w:rsidRPr="3BED81E6" w:rsidR="0C9F6205">
        <w:rPr>
          <w:rFonts w:ascii="Georgia" w:hAnsi="Georgia" w:eastAsia="Georgia" w:cs="Georgia"/>
          <w:noProof w:val="0"/>
          <w:sz w:val="24"/>
          <w:szCs w:val="24"/>
          <w:lang w:val="en-US"/>
        </w:rPr>
        <w:t>RAG, but</w:t>
      </w:r>
      <w:r w:rsidRPr="3BED81E6" w:rsidR="0C9F6205">
        <w:rPr>
          <w:rFonts w:ascii="Georgia" w:hAnsi="Georgia" w:eastAsia="Georgia" w:cs="Georgia"/>
          <w:noProof w:val="0"/>
          <w:sz w:val="24"/>
          <w:szCs w:val="24"/>
          <w:lang w:val="en-US"/>
        </w:rPr>
        <w:t xml:space="preserve"> limited for graph reasoning.</w:t>
      </w:r>
    </w:p>
    <w:p w:rsidR="0C9F6205" w:rsidP="3BED81E6" w:rsidRDefault="0C9F6205" w14:paraId="2AB114B7" w14:textId="252A0E58">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The pipeline </w:t>
      </w:r>
      <w:r w:rsidRPr="3BED81E6" w:rsidR="0C9F6205">
        <w:rPr>
          <w:rFonts w:ascii="Georgia" w:hAnsi="Georgia" w:eastAsia="Georgia" w:cs="Georgia"/>
          <w:noProof w:val="0"/>
          <w:sz w:val="24"/>
          <w:szCs w:val="24"/>
          <w:lang w:val="en-US"/>
        </w:rPr>
        <w:t>contained</w:t>
      </w:r>
      <w:r w:rsidRPr="3BED81E6" w:rsidR="0C9F6205">
        <w:rPr>
          <w:rFonts w:ascii="Georgia" w:hAnsi="Georgia" w:eastAsia="Georgia" w:cs="Georgia"/>
          <w:noProof w:val="0"/>
          <w:sz w:val="24"/>
          <w:szCs w:val="24"/>
          <w:lang w:val="en-US"/>
        </w:rPr>
        <w:t>:</w:t>
      </w:r>
    </w:p>
    <w:p w:rsidR="0C9F6205" w:rsidP="3BED81E6" w:rsidRDefault="0C9F6205" w14:paraId="27BCEDB6" w14:textId="35C6346A">
      <w:pPr>
        <w:pStyle w:val="ListParagraph"/>
        <w:numPr>
          <w:ilvl w:val="0"/>
          <w:numId w:val="31"/>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Neo4j graph enrichment</w:t>
      </w:r>
    </w:p>
    <w:p w:rsidR="0C9F6205" w:rsidP="3BED81E6" w:rsidRDefault="0C9F6205" w14:paraId="3479AD3B" w14:textId="546D9A5B">
      <w:pPr>
        <w:pStyle w:val="ListParagraph"/>
        <w:numPr>
          <w:ilvl w:val="0"/>
          <w:numId w:val="31"/>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relationship traversal</w:t>
      </w:r>
    </w:p>
    <w:p w:rsidR="0C9F6205" w:rsidP="3BED81E6" w:rsidRDefault="0C9F6205" w14:paraId="30A7288C" w14:textId="161B1CAD">
      <w:pPr>
        <w:pStyle w:val="ListParagraph"/>
        <w:numPr>
          <w:ilvl w:val="0"/>
          <w:numId w:val="31"/>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node reasoning</w:t>
      </w:r>
    </w:p>
    <w:p w:rsidR="0C9F6205" w:rsidP="3BED81E6" w:rsidRDefault="0C9F6205" w14:paraId="18BA41BC" w14:textId="7FFBB6B6">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Standard </w:t>
      </w:r>
      <w:r w:rsidRPr="3BED81E6" w:rsidR="0C9F6205">
        <w:rPr>
          <w:rFonts w:ascii="Georgia" w:hAnsi="Georgia" w:eastAsia="Georgia" w:cs="Georgia"/>
          <w:noProof w:val="0"/>
          <w:sz w:val="24"/>
          <w:szCs w:val="24"/>
          <w:lang w:val="en-US"/>
        </w:rPr>
        <w:t>metrics alone</w:t>
      </w:r>
      <w:r w:rsidRPr="3BED81E6" w:rsidR="0C9F6205">
        <w:rPr>
          <w:rFonts w:ascii="Georgia" w:hAnsi="Georgia" w:eastAsia="Georgia" w:cs="Georgia"/>
          <w:noProof w:val="0"/>
          <w:sz w:val="24"/>
          <w:szCs w:val="24"/>
          <w:lang w:val="en-US"/>
        </w:rPr>
        <w:t xml:space="preserve"> were insufficient.</w:t>
      </w:r>
    </w:p>
    <w:p w:rsidR="0C9F6205" w:rsidP="3BED81E6" w:rsidRDefault="0C9F6205" w14:paraId="1C77B5C9" w14:textId="2CF57608">
      <w:pPr>
        <w:pStyle w:val="Heading3"/>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Resolution</w:t>
      </w:r>
    </w:p>
    <w:p w:rsidR="0C9F6205" w:rsidP="3BED81E6" w:rsidRDefault="0C9F6205" w14:paraId="046D7122" w14:textId="2CB93FC9">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A custom graph evaluation layer was added on top of RAGAS.</w:t>
      </w:r>
    </w:p>
    <w:p w:rsidR="0C9F6205" w:rsidP="3BED81E6" w:rsidRDefault="0C9F6205" w14:paraId="4E9020E4" w14:textId="5EF02239">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included:</w:t>
      </w:r>
    </w:p>
    <w:p w:rsidR="0C9F6205" w:rsidP="3BED81E6" w:rsidRDefault="0C9F6205" w14:paraId="4134A111" w14:textId="18CE2090">
      <w:pPr>
        <w:pStyle w:val="ListParagraph"/>
        <w:numPr>
          <w:ilvl w:val="0"/>
          <w:numId w:val="32"/>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entity correctness</w:t>
      </w:r>
    </w:p>
    <w:p w:rsidR="0C9F6205" w:rsidP="3BED81E6" w:rsidRDefault="0C9F6205" w14:paraId="21911BD7" w14:textId="09B53F07">
      <w:pPr>
        <w:pStyle w:val="ListParagraph"/>
        <w:numPr>
          <w:ilvl w:val="0"/>
          <w:numId w:val="32"/>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relation correctness</w:t>
      </w:r>
    </w:p>
    <w:p w:rsidR="0C9F6205" w:rsidP="3BED81E6" w:rsidRDefault="0C9F6205" w14:paraId="609F8010" w14:textId="7E54E869">
      <w:pPr>
        <w:pStyle w:val="ListParagraph"/>
        <w:numPr>
          <w:ilvl w:val="0"/>
          <w:numId w:val="32"/>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graph path consistency</w:t>
      </w:r>
    </w:p>
    <w:p w:rsidR="0C9F6205" w:rsidP="3BED81E6" w:rsidRDefault="0C9F6205" w14:paraId="067EEB2A" w14:textId="042499D3">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was combined with faithfulness for final scoring.</w:t>
      </w:r>
    </w:p>
    <w:p w:rsidR="0C9F6205" w:rsidP="3BED81E6" w:rsidRDefault="0C9F6205" w14:paraId="68CB5CFD" w14:textId="4145EDB3">
      <w:pPr>
        <w:pStyle w:val="Heading2"/>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 xml:space="preserve">9. Importance of </w:t>
      </w:r>
      <w:r w:rsidRPr="3BED81E6" w:rsidR="0C9F6205">
        <w:rPr>
          <w:rFonts w:ascii="Georgia" w:hAnsi="Georgia" w:eastAsia="Georgia" w:cs="Georgia"/>
          <w:b w:val="1"/>
          <w:bCs w:val="1"/>
          <w:noProof w:val="0"/>
          <w:sz w:val="24"/>
          <w:szCs w:val="24"/>
          <w:lang w:val="en-US"/>
        </w:rPr>
        <w:t>TruLens</w:t>
      </w:r>
      <w:r w:rsidRPr="3BED81E6" w:rsidR="0C9F6205">
        <w:rPr>
          <w:rFonts w:ascii="Georgia" w:hAnsi="Georgia" w:eastAsia="Georgia" w:cs="Georgia"/>
          <w:b w:val="1"/>
          <w:bCs w:val="1"/>
          <w:noProof w:val="0"/>
          <w:sz w:val="24"/>
          <w:szCs w:val="24"/>
          <w:lang w:val="en-US"/>
        </w:rPr>
        <w:t xml:space="preserve"> in Evaluation Workflow</w:t>
      </w:r>
    </w:p>
    <w:p w:rsidR="0C9F6205" w:rsidP="3BED81E6" w:rsidRDefault="0C9F6205" w14:paraId="7BEC9E93" w14:textId="5E365834">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TruLens</w:t>
      </w:r>
      <w:r w:rsidRPr="3BED81E6" w:rsidR="0C9F6205">
        <w:rPr>
          <w:rFonts w:ascii="Georgia" w:hAnsi="Georgia" w:eastAsia="Georgia" w:cs="Georgia"/>
          <w:noProof w:val="0"/>
          <w:sz w:val="24"/>
          <w:szCs w:val="24"/>
          <w:lang w:val="en-US"/>
        </w:rPr>
        <w:t xml:space="preserve"> plays a critical role from an evaluation and observability point of view.</w:t>
      </w:r>
    </w:p>
    <w:p w:rsidR="0C9F6205" w:rsidP="3BED81E6" w:rsidRDefault="0C9F6205" w14:paraId="10011BE2" w14:textId="1C87F613">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Its key importance is:</w:t>
      </w:r>
    </w:p>
    <w:p w:rsidR="0C9F6205" w:rsidP="3BED81E6" w:rsidRDefault="0C9F6205" w14:paraId="301E8F40" w14:textId="33EB219F">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9.1 End-to-End Traceability</w:t>
      </w:r>
    </w:p>
    <w:p w:rsidR="0C9F6205" w:rsidP="3BED81E6" w:rsidRDefault="0C9F6205" w14:paraId="31D92D52" w14:textId="08C8CEFA">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Unlike RAGAS, </w:t>
      </w:r>
      <w:r w:rsidRPr="3BED81E6" w:rsidR="0C9F6205">
        <w:rPr>
          <w:rFonts w:ascii="Georgia" w:hAnsi="Georgia" w:eastAsia="Georgia" w:cs="Georgia"/>
          <w:noProof w:val="0"/>
          <w:sz w:val="24"/>
          <w:szCs w:val="24"/>
          <w:lang w:val="en-US"/>
        </w:rPr>
        <w:t>TruLens</w:t>
      </w:r>
      <w:r w:rsidRPr="3BED81E6" w:rsidR="0C9F6205">
        <w:rPr>
          <w:rFonts w:ascii="Georgia" w:hAnsi="Georgia" w:eastAsia="Georgia" w:cs="Georgia"/>
          <w:noProof w:val="0"/>
          <w:sz w:val="24"/>
          <w:szCs w:val="24"/>
          <w:lang w:val="en-US"/>
        </w:rPr>
        <w:t xml:space="preserve"> provides </w:t>
      </w:r>
      <w:r w:rsidRPr="3BED81E6" w:rsidR="0C9F6205">
        <w:rPr>
          <w:rFonts w:ascii="Georgia" w:hAnsi="Georgia" w:eastAsia="Georgia" w:cs="Georgia"/>
          <w:b w:val="1"/>
          <w:bCs w:val="1"/>
          <w:noProof w:val="0"/>
          <w:sz w:val="24"/>
          <w:szCs w:val="24"/>
          <w:lang w:val="en-US"/>
        </w:rPr>
        <w:t>execution-level tracing and instrumentation</w:t>
      </w:r>
      <w:r w:rsidRPr="3BED81E6" w:rsidR="0C9F6205">
        <w:rPr>
          <w:rFonts w:ascii="Georgia" w:hAnsi="Georgia" w:eastAsia="Georgia" w:cs="Georgia"/>
          <w:noProof w:val="0"/>
          <w:sz w:val="24"/>
          <w:szCs w:val="24"/>
          <w:lang w:val="en-US"/>
        </w:rPr>
        <w:t>.</w:t>
      </w:r>
    </w:p>
    <w:p w:rsidR="0C9F6205" w:rsidP="3BED81E6" w:rsidRDefault="0C9F6205" w14:paraId="09EEE4CD" w14:textId="166E8146">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This helps </w:t>
      </w:r>
      <w:r w:rsidRPr="3BED81E6" w:rsidR="0C9F6205">
        <w:rPr>
          <w:rFonts w:ascii="Georgia" w:hAnsi="Georgia" w:eastAsia="Georgia" w:cs="Georgia"/>
          <w:noProof w:val="0"/>
          <w:sz w:val="24"/>
          <w:szCs w:val="24"/>
          <w:lang w:val="en-US"/>
        </w:rPr>
        <w:t>monitor</w:t>
      </w:r>
      <w:r w:rsidRPr="3BED81E6" w:rsidR="0C9F6205">
        <w:rPr>
          <w:rFonts w:ascii="Georgia" w:hAnsi="Georgia" w:eastAsia="Georgia" w:cs="Georgia"/>
          <w:noProof w:val="0"/>
          <w:sz w:val="24"/>
          <w:szCs w:val="24"/>
          <w:lang w:val="en-US"/>
        </w:rPr>
        <w:t>:</w:t>
      </w:r>
    </w:p>
    <w:p w:rsidR="0C9F6205" w:rsidP="3BED81E6" w:rsidRDefault="0C9F6205" w14:paraId="4582D0A2" w14:textId="76F34487">
      <w:pPr>
        <w:pStyle w:val="ListParagraph"/>
        <w:numPr>
          <w:ilvl w:val="0"/>
          <w:numId w:val="33"/>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query input</w:t>
      </w:r>
    </w:p>
    <w:p w:rsidR="0C9F6205" w:rsidP="3BED81E6" w:rsidRDefault="0C9F6205" w14:paraId="19498F0E" w14:textId="3BF9D9F6">
      <w:pPr>
        <w:pStyle w:val="ListParagraph"/>
        <w:numPr>
          <w:ilvl w:val="0"/>
          <w:numId w:val="33"/>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retrieval spans</w:t>
      </w:r>
    </w:p>
    <w:p w:rsidR="0C9F6205" w:rsidP="3BED81E6" w:rsidRDefault="0C9F6205" w14:paraId="5CBBA271" w14:textId="21FF840B">
      <w:pPr>
        <w:pStyle w:val="ListParagraph"/>
        <w:numPr>
          <w:ilvl w:val="0"/>
          <w:numId w:val="33"/>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reranker</w:t>
      </w:r>
      <w:r w:rsidRPr="3BED81E6" w:rsidR="0C9F6205">
        <w:rPr>
          <w:rFonts w:ascii="Georgia" w:hAnsi="Georgia" w:eastAsia="Georgia" w:cs="Georgia"/>
          <w:noProof w:val="0"/>
          <w:sz w:val="24"/>
          <w:szCs w:val="24"/>
          <w:lang w:val="en-US"/>
        </w:rPr>
        <w:t xml:space="preserve"> output</w:t>
      </w:r>
    </w:p>
    <w:p w:rsidR="0C9F6205" w:rsidP="3BED81E6" w:rsidRDefault="0C9F6205" w14:paraId="419A4DF2" w14:textId="06D6C4CC">
      <w:pPr>
        <w:pStyle w:val="ListParagraph"/>
        <w:numPr>
          <w:ilvl w:val="0"/>
          <w:numId w:val="33"/>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final generation</w:t>
      </w:r>
    </w:p>
    <w:p w:rsidR="0C9F6205" w:rsidP="3BED81E6" w:rsidRDefault="0C9F6205" w14:paraId="3087DD36" w14:textId="0CB70000">
      <w:pPr>
        <w:pStyle w:val="ListParagraph"/>
        <w:numPr>
          <w:ilvl w:val="0"/>
          <w:numId w:val="33"/>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latency</w:t>
      </w:r>
    </w:p>
    <w:p w:rsidR="0C9F6205" w:rsidP="3BED81E6" w:rsidRDefault="0C9F6205" w14:paraId="19D895CF" w14:textId="641F8FF9">
      <w:pPr>
        <w:pStyle w:val="ListParagraph"/>
        <w:numPr>
          <w:ilvl w:val="0"/>
          <w:numId w:val="33"/>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token usage ()</w:t>
      </w:r>
    </w:p>
    <w:p w:rsidR="3BED81E6" w:rsidP="3BED81E6" w:rsidRDefault="3BED81E6" w14:paraId="0DFFC62B" w14:textId="7F5CB665">
      <w:pPr>
        <w:spacing w:before="0" w:beforeAutospacing="off" w:after="0" w:afterAutospacing="off"/>
        <w:rPr>
          <w:sz w:val="24"/>
          <w:szCs w:val="24"/>
        </w:rPr>
      </w:pPr>
    </w:p>
    <w:p w:rsidR="0C9F6205" w:rsidP="3BED81E6" w:rsidRDefault="0C9F6205" w14:paraId="20D4C115" w14:textId="2A0571FF">
      <w:pPr>
        <w:pStyle w:val="Heading3"/>
        <w:spacing w:before="281" w:beforeAutospacing="off" w:after="281"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9.2 RAG Triad</w:t>
      </w:r>
    </w:p>
    <w:p w:rsidR="0C9F6205" w:rsidP="3BED81E6" w:rsidRDefault="0C9F6205" w14:paraId="45803749" w14:textId="2532CFF1">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TruLens</w:t>
      </w:r>
      <w:r w:rsidRPr="3BED81E6" w:rsidR="0C9F6205">
        <w:rPr>
          <w:rFonts w:ascii="Georgia" w:hAnsi="Georgia" w:eastAsia="Georgia" w:cs="Georgia"/>
          <w:noProof w:val="0"/>
          <w:sz w:val="24"/>
          <w:szCs w:val="24"/>
          <w:lang w:val="en-US"/>
        </w:rPr>
        <w:t xml:space="preserve"> introduces the </w:t>
      </w:r>
      <w:r w:rsidRPr="3BED81E6" w:rsidR="0C9F6205">
        <w:rPr>
          <w:rFonts w:ascii="Georgia" w:hAnsi="Georgia" w:eastAsia="Georgia" w:cs="Georgia"/>
          <w:b w:val="1"/>
          <w:bCs w:val="1"/>
          <w:noProof w:val="0"/>
          <w:sz w:val="24"/>
          <w:szCs w:val="24"/>
          <w:lang w:val="en-US"/>
        </w:rPr>
        <w:t>RAG Triad</w:t>
      </w:r>
      <w:r w:rsidRPr="3BED81E6" w:rsidR="0C9F6205">
        <w:rPr>
          <w:rFonts w:ascii="Georgia" w:hAnsi="Georgia" w:eastAsia="Georgia" w:cs="Georgia"/>
          <w:noProof w:val="0"/>
          <w:sz w:val="24"/>
          <w:szCs w:val="24"/>
          <w:lang w:val="en-US"/>
        </w:rPr>
        <w:t>:</w:t>
      </w:r>
    </w:p>
    <w:p w:rsidR="0C9F6205" w:rsidP="3BED81E6" w:rsidRDefault="0C9F6205" w14:paraId="7C94F8BC" w14:textId="1956556F">
      <w:pPr>
        <w:pStyle w:val="ListParagraph"/>
        <w:numPr>
          <w:ilvl w:val="0"/>
          <w:numId w:val="34"/>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context relevance</w:t>
      </w:r>
    </w:p>
    <w:p w:rsidR="0C9F6205" w:rsidP="3BED81E6" w:rsidRDefault="0C9F6205" w14:paraId="15EC13A5" w14:textId="687E61A8">
      <w:pPr>
        <w:pStyle w:val="ListParagraph"/>
        <w:numPr>
          <w:ilvl w:val="0"/>
          <w:numId w:val="34"/>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groundedness</w:t>
      </w:r>
    </w:p>
    <w:p w:rsidR="0C9F6205" w:rsidP="3BED81E6" w:rsidRDefault="0C9F6205" w14:paraId="63C0BBE5" w14:textId="089AE23B">
      <w:pPr>
        <w:pStyle w:val="ListParagraph"/>
        <w:numPr>
          <w:ilvl w:val="0"/>
          <w:numId w:val="34"/>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answer relevance ()</w:t>
      </w:r>
    </w:p>
    <w:p w:rsidR="0C9F6205" w:rsidP="3BED81E6" w:rsidRDefault="0C9F6205" w14:paraId="3737A09C" w14:textId="0E0A5999">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complements RAGAS extremely well.</w:t>
      </w:r>
    </w:p>
    <w:p w:rsidR="0C9F6205" w:rsidP="3BED81E6" w:rsidRDefault="0C9F6205" w14:paraId="5E7C2D7E" w14:textId="05D14CF2">
      <w:pPr>
        <w:pStyle w:val="Heading3"/>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9.3 Production Monitoring</w:t>
      </w:r>
    </w:p>
    <w:p w:rsidR="0C9F6205" w:rsidP="3BED81E6" w:rsidRDefault="0C9F6205" w14:paraId="736B99C5" w14:textId="397F8086">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While RAGAS is excellent for </w:t>
      </w:r>
      <w:r w:rsidRPr="3BED81E6" w:rsidR="0C9F6205">
        <w:rPr>
          <w:rFonts w:ascii="Georgia" w:hAnsi="Georgia" w:eastAsia="Georgia" w:cs="Georgia"/>
          <w:b w:val="1"/>
          <w:bCs w:val="1"/>
          <w:noProof w:val="0"/>
          <w:sz w:val="24"/>
          <w:szCs w:val="24"/>
          <w:lang w:val="en-US"/>
        </w:rPr>
        <w:t>offline evaluation</w:t>
      </w:r>
      <w:r w:rsidRPr="3BED81E6" w:rsidR="0C9F6205">
        <w:rPr>
          <w:rFonts w:ascii="Georgia" w:hAnsi="Georgia" w:eastAsia="Georgia" w:cs="Georgia"/>
          <w:noProof w:val="0"/>
          <w:sz w:val="24"/>
          <w:szCs w:val="24"/>
          <w:lang w:val="en-US"/>
        </w:rPr>
        <w:t xml:space="preserve">, </w:t>
      </w:r>
      <w:r w:rsidRPr="3BED81E6" w:rsidR="0C9F6205">
        <w:rPr>
          <w:rFonts w:ascii="Georgia" w:hAnsi="Georgia" w:eastAsia="Georgia" w:cs="Georgia"/>
          <w:noProof w:val="0"/>
          <w:sz w:val="24"/>
          <w:szCs w:val="24"/>
          <w:lang w:val="en-US"/>
        </w:rPr>
        <w:t>TruLens</w:t>
      </w:r>
      <w:r w:rsidRPr="3BED81E6" w:rsidR="0C9F6205">
        <w:rPr>
          <w:rFonts w:ascii="Georgia" w:hAnsi="Georgia" w:eastAsia="Georgia" w:cs="Georgia"/>
          <w:noProof w:val="0"/>
          <w:sz w:val="24"/>
          <w:szCs w:val="24"/>
          <w:lang w:val="en-US"/>
        </w:rPr>
        <w:t xml:space="preserve"> is extremely important for:</w:t>
      </w:r>
    </w:p>
    <w:p w:rsidR="0C9F6205" w:rsidP="3BED81E6" w:rsidRDefault="0C9F6205" w14:paraId="1BF33BF0" w14:textId="6E6579E5">
      <w:pPr>
        <w:pStyle w:val="ListParagraph"/>
        <w:numPr>
          <w:ilvl w:val="0"/>
          <w:numId w:val="35"/>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online monitoring</w:t>
      </w:r>
    </w:p>
    <w:p w:rsidR="0C9F6205" w:rsidP="3BED81E6" w:rsidRDefault="0C9F6205" w14:paraId="2E228006" w14:textId="7A1D56D0">
      <w:pPr>
        <w:pStyle w:val="ListParagraph"/>
        <w:numPr>
          <w:ilvl w:val="0"/>
          <w:numId w:val="35"/>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production debugging</w:t>
      </w:r>
    </w:p>
    <w:p w:rsidR="0C9F6205" w:rsidP="3BED81E6" w:rsidRDefault="0C9F6205" w14:paraId="7B72DAC3" w14:textId="53552D65">
      <w:pPr>
        <w:pStyle w:val="ListParagraph"/>
        <w:numPr>
          <w:ilvl w:val="0"/>
          <w:numId w:val="35"/>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trace-based failure analysis</w:t>
      </w:r>
    </w:p>
    <w:p w:rsidR="0C9F6205" w:rsidP="3BED81E6" w:rsidRDefault="0C9F6205" w14:paraId="71D10A42" w14:textId="0D509F67">
      <w:pPr>
        <w:pStyle w:val="ListParagraph"/>
        <w:numPr>
          <w:ilvl w:val="0"/>
          <w:numId w:val="35"/>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drift detection</w:t>
      </w:r>
    </w:p>
    <w:p w:rsidR="0C9F6205" w:rsidP="3BED81E6" w:rsidRDefault="0C9F6205" w14:paraId="5F6C6BD1" w14:textId="34384A16">
      <w:pPr>
        <w:pStyle w:val="Heading3"/>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9.4 Continuous Evaluation</w:t>
      </w:r>
    </w:p>
    <w:p w:rsidR="0C9F6205" w:rsidP="3BED81E6" w:rsidRDefault="0C9F6205" w14:paraId="28E575E9" w14:textId="67923167">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TruLens</w:t>
      </w:r>
      <w:r w:rsidRPr="3BED81E6" w:rsidR="0C9F6205">
        <w:rPr>
          <w:rFonts w:ascii="Georgia" w:hAnsi="Georgia" w:eastAsia="Georgia" w:cs="Georgia"/>
          <w:noProof w:val="0"/>
          <w:sz w:val="24"/>
          <w:szCs w:val="24"/>
          <w:lang w:val="en-US"/>
        </w:rPr>
        <w:t xml:space="preserve"> enables attaching evaluation feedback directly to traced spans.</w:t>
      </w:r>
    </w:p>
    <w:p w:rsidR="0C9F6205" w:rsidP="3BED81E6" w:rsidRDefault="0C9F6205" w14:paraId="4031D0B5" w14:textId="4ECFAA4D">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This makes it highly suitable for:</w:t>
      </w:r>
    </w:p>
    <w:p w:rsidR="0C9F6205" w:rsidP="3BED81E6" w:rsidRDefault="0C9F6205" w14:paraId="5D8B0ACD" w14:textId="60418C31">
      <w:pPr>
        <w:pStyle w:val="ListParagraph"/>
        <w:numPr>
          <w:ilvl w:val="0"/>
          <w:numId w:val="3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production RAG systems</w:t>
      </w:r>
    </w:p>
    <w:p w:rsidR="0C9F6205" w:rsidP="3BED81E6" w:rsidRDefault="0C9F6205" w14:paraId="2C924A96" w14:textId="4639E55A">
      <w:pPr>
        <w:pStyle w:val="ListParagraph"/>
        <w:numPr>
          <w:ilvl w:val="0"/>
          <w:numId w:val="3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agentic workflows</w:t>
      </w:r>
    </w:p>
    <w:p w:rsidR="0C9F6205" w:rsidP="3BED81E6" w:rsidRDefault="0C9F6205" w14:paraId="7E5468C2" w14:textId="2B81700D">
      <w:pPr>
        <w:pStyle w:val="ListParagraph"/>
        <w:numPr>
          <w:ilvl w:val="0"/>
          <w:numId w:val="36"/>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long-term quality monitoring ()</w:t>
      </w:r>
    </w:p>
    <w:p w:rsidR="0C9F6205" w:rsidP="3BED81E6" w:rsidRDefault="0C9F6205" w14:paraId="5962DAAC" w14:textId="6F923AA5">
      <w:pPr>
        <w:pStyle w:val="Heading2"/>
        <w:spacing w:before="0" w:beforeAutospacing="off" w:after="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10. Final Learning Summary</w:t>
      </w:r>
    </w:p>
    <w:p w:rsidR="0C9F6205" w:rsidP="3BED81E6" w:rsidRDefault="0C9F6205" w14:paraId="61EC6428" w14:textId="562430C8">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Key learning from the evaluation work:</w:t>
      </w:r>
    </w:p>
    <w:p w:rsidR="0C9F6205" w:rsidP="3BED81E6" w:rsidRDefault="0C9F6205" w14:paraId="3C11BF2E" w14:textId="0B0FA622">
      <w:pPr>
        <w:pStyle w:val="ListParagraph"/>
        <w:numPr>
          <w:ilvl w:val="0"/>
          <w:numId w:val="3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RAGAS is excellent for offline metric evaluation</w:t>
      </w:r>
    </w:p>
    <w:p w:rsidR="0C9F6205" w:rsidP="3BED81E6" w:rsidRDefault="0C9F6205" w14:paraId="2C5DAC22" w14:textId="0BFB8702">
      <w:pPr>
        <w:pStyle w:val="ListParagraph"/>
        <w:numPr>
          <w:ilvl w:val="0"/>
          <w:numId w:val="3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golden dataset is essential for trustworthy benchmarking</w:t>
      </w:r>
    </w:p>
    <w:p w:rsidR="0C9F6205" w:rsidP="3BED81E6" w:rsidRDefault="0C9F6205" w14:paraId="23BC6000" w14:textId="3C85F5BE">
      <w:pPr>
        <w:pStyle w:val="ListParagraph"/>
        <w:numPr>
          <w:ilvl w:val="0"/>
          <w:numId w:val="3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open-source LLMs introduce evaluator inconsistency</w:t>
      </w:r>
    </w:p>
    <w:p w:rsidR="0C9F6205" w:rsidP="3BED81E6" w:rsidRDefault="0C9F6205" w14:paraId="4F8FC266" w14:textId="0BDFA978">
      <w:pPr>
        <w:pStyle w:val="ListParagraph"/>
        <w:numPr>
          <w:ilvl w:val="0"/>
          <w:numId w:val="3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hybrid retrieval requires component-level metrics</w:t>
      </w:r>
    </w:p>
    <w:p w:rsidR="0C9F6205" w:rsidP="3BED81E6" w:rsidRDefault="0C9F6205" w14:paraId="1DC81326" w14:textId="0E4684F2">
      <w:pPr>
        <w:pStyle w:val="ListParagraph"/>
        <w:numPr>
          <w:ilvl w:val="0"/>
          <w:numId w:val="37"/>
        </w:numPr>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TruLens</w:t>
      </w:r>
      <w:r w:rsidRPr="3BED81E6" w:rsidR="0C9F6205">
        <w:rPr>
          <w:rFonts w:ascii="Georgia" w:hAnsi="Georgia" w:eastAsia="Georgia" w:cs="Georgia"/>
          <w:noProof w:val="0"/>
          <w:sz w:val="24"/>
          <w:szCs w:val="24"/>
          <w:lang w:val="en-US"/>
        </w:rPr>
        <w:t xml:space="preserve"> is critical for production observability</w:t>
      </w:r>
    </w:p>
    <w:p w:rsidR="0C9F6205" w:rsidP="3BED81E6" w:rsidRDefault="0C9F6205" w14:paraId="418A8950" w14:textId="1998B5B1">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The combination of:</w:t>
      </w:r>
    </w:p>
    <w:p w:rsidR="0C9F6205" w:rsidP="3BED81E6" w:rsidRDefault="0C9F6205" w14:paraId="01148664" w14:textId="7CF779E4">
      <w:pPr>
        <w:spacing w:before="240" w:beforeAutospacing="off" w:after="240" w:afterAutospacing="off"/>
        <w:rPr>
          <w:rFonts w:ascii="Georgia" w:hAnsi="Georgia" w:eastAsia="Georgia" w:cs="Georgia"/>
          <w:b w:val="1"/>
          <w:bCs w:val="1"/>
          <w:noProof w:val="0"/>
          <w:sz w:val="24"/>
          <w:szCs w:val="24"/>
          <w:lang w:val="en-US"/>
        </w:rPr>
      </w:pPr>
      <w:r w:rsidRPr="3BED81E6" w:rsidR="0C9F6205">
        <w:rPr>
          <w:rFonts w:ascii="Georgia" w:hAnsi="Georgia" w:eastAsia="Georgia" w:cs="Georgia"/>
          <w:b w:val="1"/>
          <w:bCs w:val="1"/>
          <w:noProof w:val="0"/>
          <w:sz w:val="24"/>
          <w:szCs w:val="24"/>
          <w:lang w:val="en-US"/>
        </w:rPr>
        <w:t xml:space="preserve">Golden Dataset + RAGAS + </w:t>
      </w:r>
      <w:r w:rsidRPr="3BED81E6" w:rsidR="0C9F6205">
        <w:rPr>
          <w:rFonts w:ascii="Georgia" w:hAnsi="Georgia" w:eastAsia="Georgia" w:cs="Georgia"/>
          <w:b w:val="1"/>
          <w:bCs w:val="1"/>
          <w:noProof w:val="0"/>
          <w:sz w:val="24"/>
          <w:szCs w:val="24"/>
          <w:lang w:val="en-US"/>
        </w:rPr>
        <w:t>TruLens</w:t>
      </w:r>
    </w:p>
    <w:p w:rsidR="0C9F6205" w:rsidP="3BED81E6" w:rsidRDefault="0C9F6205" w14:paraId="11C8ADC4" w14:textId="0D0952DB">
      <w:pPr>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provides the most reliable evaluation workflow for enterprise-grade RAG systems.</w:t>
      </w:r>
    </w:p>
    <w:p w:rsidR="0C9F6205" w:rsidP="3BED81E6" w:rsidRDefault="0C9F6205" w14:paraId="67022D0C" w14:textId="3C4575AA">
      <w:pPr>
        <w:pStyle w:val="Normal"/>
        <w:spacing w:before="0" w:beforeAutospacing="off" w:after="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This is now in a </w:t>
      </w:r>
      <w:r w:rsidRPr="3BED81E6" w:rsidR="0C9F6205">
        <w:rPr>
          <w:rFonts w:ascii="Georgia" w:hAnsi="Georgia" w:eastAsia="Georgia" w:cs="Georgia"/>
          <w:b w:val="1"/>
          <w:bCs w:val="1"/>
          <w:noProof w:val="0"/>
          <w:sz w:val="24"/>
          <w:szCs w:val="24"/>
          <w:lang w:val="en-US"/>
        </w:rPr>
        <w:t>professional documentation format</w:t>
      </w:r>
      <w:r w:rsidRPr="3BED81E6" w:rsidR="0C9F6205">
        <w:rPr>
          <w:rFonts w:ascii="Georgia" w:hAnsi="Georgia" w:eastAsia="Georgia" w:cs="Georgia"/>
          <w:noProof w:val="0"/>
          <w:sz w:val="24"/>
          <w:szCs w:val="24"/>
          <w:lang w:val="en-US"/>
        </w:rPr>
        <w:t xml:space="preserve"> that you can keep as your daily engineering log.</w:t>
      </w:r>
    </w:p>
    <w:p w:rsidR="0C9F6205" w:rsidP="3BED81E6" w:rsidRDefault="0C9F6205" w14:paraId="6F212653" w14:textId="41FD7EFA">
      <w:pPr>
        <w:pStyle w:val="Normal"/>
        <w:spacing w:before="240" w:beforeAutospacing="off" w:after="240" w:afterAutospacing="off"/>
        <w:rPr>
          <w:rFonts w:ascii="Georgia" w:hAnsi="Georgia" w:eastAsia="Georgia" w:cs="Georgia"/>
          <w:noProof w:val="0"/>
          <w:sz w:val="24"/>
          <w:szCs w:val="24"/>
          <w:lang w:val="en-US"/>
        </w:rPr>
      </w:pPr>
      <w:r w:rsidRPr="3BED81E6" w:rsidR="0C9F6205">
        <w:rPr>
          <w:rFonts w:ascii="Georgia" w:hAnsi="Georgia" w:eastAsia="Georgia" w:cs="Georgia"/>
          <w:noProof w:val="0"/>
          <w:sz w:val="24"/>
          <w:szCs w:val="24"/>
          <w:lang w:val="en-US"/>
        </w:rPr>
        <w:t xml:space="preserve">If you want, next I can help convert this into a </w:t>
      </w:r>
      <w:r w:rsidRPr="3BED81E6" w:rsidR="0C9F6205">
        <w:rPr>
          <w:rFonts w:ascii="Georgia" w:hAnsi="Georgia" w:eastAsia="Georgia" w:cs="Georgia"/>
          <w:b w:val="1"/>
          <w:bCs w:val="1"/>
          <w:noProof w:val="0"/>
          <w:sz w:val="24"/>
          <w:szCs w:val="24"/>
          <w:lang w:val="en-US"/>
        </w:rPr>
        <w:t>resume/project documentation style “Challenges faced &amp; resolution” section</w:t>
      </w:r>
      <w:r w:rsidRPr="3BED81E6" w:rsidR="0C9F6205">
        <w:rPr>
          <w:rFonts w:ascii="Georgia" w:hAnsi="Georgia" w:eastAsia="Georgia" w:cs="Georgia"/>
          <w:noProof w:val="0"/>
          <w:sz w:val="24"/>
          <w:szCs w:val="24"/>
          <w:lang w:val="en-US"/>
        </w:rPr>
        <w:t xml:space="preserve"> for reporting to your manager or internship/project review.</w:t>
      </w:r>
      <w:r>
        <w:br/>
      </w:r>
      <w:r>
        <w:br/>
      </w:r>
      <w:r w:rsidRPr="3BED81E6" w:rsidR="16A64190">
        <w:rPr>
          <w:rFonts w:ascii="Georgia" w:hAnsi="Georgia" w:eastAsia="Georgia" w:cs="Georgia"/>
          <w:noProof w:val="0"/>
          <w:sz w:val="24"/>
          <w:szCs w:val="24"/>
          <w:lang w:val="en-US"/>
        </w:rPr>
        <w:t>Result:</w:t>
      </w:r>
      <w:r>
        <w:br/>
      </w:r>
      <w:r>
        <w:br/>
      </w:r>
      <w:r w:rsidR="211532C0">
        <w:drawing>
          <wp:inline wp14:editId="3303CFD4" wp14:anchorId="74EBA72F">
            <wp:extent cx="5943600" cy="5057775"/>
            <wp:effectExtent l="0" t="0" r="0" b="0"/>
            <wp:docPr id="282577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577480" name="Picture 282577480"/>
                    <pic:cNvPicPr/>
                  </pic:nvPicPr>
                  <pic:blipFill>
                    <a:blip xmlns:r="http://schemas.openxmlformats.org/officeDocument/2006/relationships" r:embed="rId1032407824">
                      <a:extLst>
                        <a:ext uri="{28A0092B-C50C-407E-A947-70E740481C1C}">
                          <a14:useLocalDpi xmlns:a14="http://schemas.microsoft.com/office/drawing/2010/main"/>
                        </a:ext>
                      </a:extLst>
                    </a:blip>
                    <a:stretch>
                      <a:fillRect/>
                    </a:stretch>
                  </pic:blipFill>
                  <pic:spPr>
                    <a:xfrm>
                      <a:off x="0" y="0"/>
                      <a:ext cx="5943600" cy="5057775"/>
                    </a:xfrm>
                    <a:prstGeom prst="rect">
                      <a:avLst/>
                    </a:prstGeom>
                  </pic:spPr>
                </pic:pic>
              </a:graphicData>
            </a:graphic>
          </wp:inline>
        </w:drawing>
      </w:r>
      <w:r>
        <w:br/>
      </w:r>
    </w:p>
    <w:p w:rsidR="3BED81E6" w:rsidP="3BED81E6" w:rsidRDefault="3BED81E6" w14:paraId="66185B1A" w14:textId="1F795747">
      <w:pPr>
        <w:spacing w:before="240" w:beforeAutospacing="off" w:after="240" w:afterAutospacing="off"/>
        <w:rPr>
          <w:sz w:val="24"/>
          <w:szCs w:val="24"/>
        </w:rPr>
      </w:pPr>
    </w:p>
    <w:p w:rsidR="3BED81E6" w:rsidP="3BED81E6" w:rsidRDefault="3BED81E6" w14:paraId="26C38AE6" w14:textId="70D1A092">
      <w:pPr>
        <w:shd w:val="clear" w:color="auto" w:fill="FFFFFF" w:themeFill="background1"/>
        <w:spacing w:before="282" w:beforeAutospacing="off" w:line="480" w:lineRule="auto"/>
        <w:rPr>
          <w:rFonts w:ascii="Georgia" w:hAnsi="Georgia" w:eastAsia="Georgia" w:cs="Georgia"/>
          <w:b w:val="0"/>
          <w:bCs w:val="0"/>
          <w:i w:val="0"/>
          <w:iCs w:val="0"/>
          <w:caps w:val="0"/>
          <w:smallCaps w:val="0"/>
          <w:noProof w:val="0"/>
          <w:color w:val="242424"/>
          <w:sz w:val="24"/>
          <w:szCs w:val="24"/>
          <w:lang w:val="en-US"/>
        </w:rPr>
      </w:pPr>
    </w:p>
    <w:p w:rsidR="3BED81E6" w:rsidP="3BED81E6" w:rsidRDefault="3BED81E6" w14:paraId="0624F722" w14:textId="4DEBE37B">
      <w:pPr>
        <w:pStyle w:val="Normal"/>
        <w:shd w:val="clear" w:color="auto" w:fill="FFFFFF" w:themeFill="background1"/>
        <w:spacing w:before="180" w:beforeAutospacing="off" w:after="240" w:afterAutospacing="off" w:line="360" w:lineRule="auto"/>
        <w:rPr>
          <w:sz w:val="24"/>
          <w:szCs w:val="24"/>
          <w:lang w:val="en-US"/>
        </w:rPr>
      </w:pPr>
    </w:p>
    <w:sectPr w:rsidR="00801F4E">
      <w:headerReference w:type="first" r:id="rId12"/>
      <w:footerReference w:type="first" r:id="rId13"/>
      <w:pgSz w:w="12240" w:h="15840" w:orient="portrait"/>
      <w:pgMar w:top="1440" w:right="1440" w:bottom="1440" w:left="1440" w:header="720" w:footer="720" w:gutter="0"/>
      <w:pgNumType w:start="1"/>
      <w:cols w:space="720"/>
      <w:titlePg/>
      <w:headerReference w:type="default" r:id="R3c5f82233c484fff"/>
      <w:footerReference w:type="default" r:id="R7ebff9efa197492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E1823" w:rsidRDefault="007E1823" w14:paraId="6D98A12B" wp14:textId="77777777">
      <w:pPr>
        <w:spacing w:line="240" w:lineRule="auto"/>
      </w:pPr>
      <w:r>
        <w:separator/>
      </w:r>
    </w:p>
  </w:endnote>
  <w:endnote w:type="continuationSeparator" w:id="0">
    <w:p xmlns:wp14="http://schemas.microsoft.com/office/word/2010/wordml" w:rsidR="007E1823" w:rsidRDefault="007E1823" w14:paraId="2946DB82"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F9555C3-B5BA-458B-A0FC-292B437B4481}"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CB2177E-655F-425E-BD47-C6DAA1C82E5A}"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801F4E" w:rsidRDefault="00801F4E" w14:paraId="62EBF3C5" wp14:textId="77777777"/>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A66C4F8" w:rsidTr="2A66C4F8" w14:paraId="4E5C1245">
      <w:trPr>
        <w:trHeight w:val="300"/>
      </w:trPr>
      <w:tc>
        <w:tcPr>
          <w:tcW w:w="3120" w:type="dxa"/>
          <w:tcMar/>
        </w:tcPr>
        <w:p w:rsidR="2A66C4F8" w:rsidP="2A66C4F8" w:rsidRDefault="2A66C4F8" w14:paraId="7F6A36EC" w14:textId="748D3377">
          <w:pPr>
            <w:pStyle w:val="Header"/>
            <w:bidi w:val="0"/>
            <w:ind w:left="-115"/>
            <w:jc w:val="left"/>
          </w:pPr>
        </w:p>
      </w:tc>
      <w:tc>
        <w:tcPr>
          <w:tcW w:w="3120" w:type="dxa"/>
          <w:tcMar/>
        </w:tcPr>
        <w:p w:rsidR="2A66C4F8" w:rsidP="2A66C4F8" w:rsidRDefault="2A66C4F8" w14:paraId="48F4C47A" w14:textId="5A147134">
          <w:pPr>
            <w:pStyle w:val="Header"/>
            <w:bidi w:val="0"/>
            <w:jc w:val="center"/>
          </w:pPr>
        </w:p>
      </w:tc>
      <w:tc>
        <w:tcPr>
          <w:tcW w:w="3120" w:type="dxa"/>
          <w:tcMar/>
        </w:tcPr>
        <w:p w:rsidR="2A66C4F8" w:rsidP="2A66C4F8" w:rsidRDefault="2A66C4F8" w14:paraId="78DDDB63" w14:textId="6C998DE1">
          <w:pPr>
            <w:pStyle w:val="Header"/>
            <w:bidi w:val="0"/>
            <w:ind w:right="-115"/>
            <w:jc w:val="right"/>
          </w:pPr>
        </w:p>
      </w:tc>
    </w:tr>
  </w:tbl>
  <w:p w:rsidR="2A66C4F8" w:rsidP="2A66C4F8" w:rsidRDefault="2A66C4F8" w14:paraId="1EEBD11F" w14:textId="21B15EC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A66C4F8" w:rsidTr="2A66C4F8" w14:paraId="622BF1E8">
      <w:trPr>
        <w:trHeight w:val="300"/>
      </w:trPr>
      <w:tc>
        <w:tcPr>
          <w:tcW w:w="3120" w:type="dxa"/>
          <w:tcMar/>
        </w:tcPr>
        <w:p w:rsidR="2A66C4F8" w:rsidP="2A66C4F8" w:rsidRDefault="2A66C4F8" w14:paraId="02059B57" w14:textId="475B45B1">
          <w:pPr>
            <w:pStyle w:val="Header"/>
            <w:bidi w:val="0"/>
            <w:ind w:left="-115"/>
            <w:jc w:val="left"/>
          </w:pPr>
        </w:p>
      </w:tc>
      <w:tc>
        <w:tcPr>
          <w:tcW w:w="3120" w:type="dxa"/>
          <w:tcMar/>
        </w:tcPr>
        <w:p w:rsidR="2A66C4F8" w:rsidP="2A66C4F8" w:rsidRDefault="2A66C4F8" w14:paraId="6EC1669C" w14:textId="40A7638C">
          <w:pPr>
            <w:pStyle w:val="Header"/>
            <w:bidi w:val="0"/>
            <w:jc w:val="center"/>
          </w:pPr>
        </w:p>
      </w:tc>
      <w:tc>
        <w:tcPr>
          <w:tcW w:w="3120" w:type="dxa"/>
          <w:tcMar/>
        </w:tcPr>
        <w:p w:rsidR="2A66C4F8" w:rsidP="2A66C4F8" w:rsidRDefault="2A66C4F8" w14:paraId="7363E516" w14:textId="71712C76">
          <w:pPr>
            <w:pStyle w:val="Header"/>
            <w:bidi w:val="0"/>
            <w:ind w:right="-115"/>
            <w:jc w:val="right"/>
          </w:pPr>
        </w:p>
      </w:tc>
    </w:tr>
  </w:tbl>
  <w:p w:rsidR="2A66C4F8" w:rsidP="2A66C4F8" w:rsidRDefault="2A66C4F8" w14:paraId="5C49BCA4" w14:textId="18BD4C58">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A66C4F8" w:rsidTr="2A66C4F8" w14:paraId="11DF8A97">
      <w:trPr>
        <w:trHeight w:val="300"/>
      </w:trPr>
      <w:tc>
        <w:tcPr>
          <w:tcW w:w="3120" w:type="dxa"/>
          <w:tcMar/>
        </w:tcPr>
        <w:p w:rsidR="2A66C4F8" w:rsidP="2A66C4F8" w:rsidRDefault="2A66C4F8" w14:paraId="305BE984" w14:textId="16D5A4D1">
          <w:pPr>
            <w:pStyle w:val="Header"/>
            <w:bidi w:val="0"/>
            <w:ind w:left="-115"/>
            <w:jc w:val="left"/>
          </w:pPr>
        </w:p>
      </w:tc>
      <w:tc>
        <w:tcPr>
          <w:tcW w:w="3120" w:type="dxa"/>
          <w:tcMar/>
        </w:tcPr>
        <w:p w:rsidR="2A66C4F8" w:rsidP="2A66C4F8" w:rsidRDefault="2A66C4F8" w14:paraId="3B32FA51" w14:textId="4B564E74">
          <w:pPr>
            <w:pStyle w:val="Header"/>
            <w:bidi w:val="0"/>
            <w:jc w:val="center"/>
          </w:pPr>
        </w:p>
      </w:tc>
      <w:tc>
        <w:tcPr>
          <w:tcW w:w="3120" w:type="dxa"/>
          <w:tcMar/>
        </w:tcPr>
        <w:p w:rsidR="2A66C4F8" w:rsidP="2A66C4F8" w:rsidRDefault="2A66C4F8" w14:paraId="1990240E" w14:textId="47D8D816">
          <w:pPr>
            <w:pStyle w:val="Header"/>
            <w:bidi w:val="0"/>
            <w:ind w:right="-115"/>
            <w:jc w:val="right"/>
          </w:pPr>
        </w:p>
      </w:tc>
    </w:tr>
  </w:tbl>
  <w:p w:rsidR="2A66C4F8" w:rsidRDefault="2A66C4F8" w14:paraId="4CB2E239" w14:textId="30E0B3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E1823" w:rsidRDefault="007E1823" w14:paraId="5997CC1D" wp14:textId="77777777">
      <w:pPr>
        <w:spacing w:line="240" w:lineRule="auto"/>
      </w:pPr>
      <w:r>
        <w:separator/>
      </w:r>
    </w:p>
  </w:footnote>
  <w:footnote w:type="continuationSeparator" w:id="0">
    <w:p xmlns:wp14="http://schemas.microsoft.com/office/word/2010/wordml" w:rsidR="007E1823" w:rsidRDefault="007E1823" w14:paraId="110FFD37"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801F4E" w:rsidRDefault="007E1823" w14:paraId="133EDD17" wp14:textId="77777777">
    <w:pPr>
      <w:jc w:val="right"/>
    </w:pPr>
    <w:r>
      <w:fldChar w:fldCharType="begin"/>
    </w:r>
    <w:r>
      <w:instrText>PAGE</w:instrText>
    </w:r>
    <w:r>
      <w:fldChar w:fldCharType="separate"/>
    </w:r>
    <w:r>
      <w:fldChar w:fldCharType="end"/>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A66C4F8" w:rsidTr="2A66C4F8" w14:paraId="6CAEF73E">
      <w:trPr>
        <w:trHeight w:val="300"/>
      </w:trPr>
      <w:tc>
        <w:tcPr>
          <w:tcW w:w="3120" w:type="dxa"/>
          <w:tcMar/>
        </w:tcPr>
        <w:p w:rsidR="2A66C4F8" w:rsidP="2A66C4F8" w:rsidRDefault="2A66C4F8" w14:paraId="3932EE2E" w14:textId="197A70AA">
          <w:pPr>
            <w:pStyle w:val="Header"/>
            <w:bidi w:val="0"/>
            <w:ind w:left="-115"/>
            <w:jc w:val="left"/>
          </w:pPr>
        </w:p>
      </w:tc>
      <w:tc>
        <w:tcPr>
          <w:tcW w:w="3120" w:type="dxa"/>
          <w:tcMar/>
        </w:tcPr>
        <w:p w:rsidR="2A66C4F8" w:rsidP="2A66C4F8" w:rsidRDefault="2A66C4F8" w14:paraId="556BA7AA" w14:textId="5723BE8C">
          <w:pPr>
            <w:pStyle w:val="Header"/>
            <w:bidi w:val="0"/>
            <w:jc w:val="center"/>
          </w:pPr>
        </w:p>
      </w:tc>
      <w:tc>
        <w:tcPr>
          <w:tcW w:w="3120" w:type="dxa"/>
          <w:tcMar/>
        </w:tcPr>
        <w:p w:rsidR="2A66C4F8" w:rsidP="2A66C4F8" w:rsidRDefault="2A66C4F8" w14:paraId="3530A68F" w14:textId="042774A7">
          <w:pPr>
            <w:pStyle w:val="Header"/>
            <w:bidi w:val="0"/>
            <w:ind w:right="-115"/>
            <w:jc w:val="right"/>
          </w:pPr>
        </w:p>
      </w:tc>
    </w:tr>
  </w:tbl>
  <w:p w:rsidR="2A66C4F8" w:rsidP="2A66C4F8" w:rsidRDefault="2A66C4F8" w14:paraId="03C3F649" w14:textId="4CA367D8">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A66C4F8" w:rsidTr="2A66C4F8" w14:paraId="3EF0E9A2">
      <w:trPr>
        <w:trHeight w:val="300"/>
      </w:trPr>
      <w:tc>
        <w:tcPr>
          <w:tcW w:w="3120" w:type="dxa"/>
          <w:tcMar/>
        </w:tcPr>
        <w:p w:rsidR="2A66C4F8" w:rsidP="2A66C4F8" w:rsidRDefault="2A66C4F8" w14:paraId="485518CE" w14:textId="17B65DA4">
          <w:pPr>
            <w:pStyle w:val="Header"/>
            <w:bidi w:val="0"/>
            <w:ind w:left="-115"/>
            <w:jc w:val="left"/>
          </w:pPr>
        </w:p>
      </w:tc>
      <w:tc>
        <w:tcPr>
          <w:tcW w:w="3120" w:type="dxa"/>
          <w:tcMar/>
        </w:tcPr>
        <w:p w:rsidR="2A66C4F8" w:rsidP="2A66C4F8" w:rsidRDefault="2A66C4F8" w14:paraId="47EF4C6D" w14:textId="6D693277">
          <w:pPr>
            <w:pStyle w:val="Header"/>
            <w:bidi w:val="0"/>
            <w:jc w:val="center"/>
          </w:pPr>
        </w:p>
      </w:tc>
      <w:tc>
        <w:tcPr>
          <w:tcW w:w="3120" w:type="dxa"/>
          <w:tcMar/>
        </w:tcPr>
        <w:p w:rsidR="2A66C4F8" w:rsidP="2A66C4F8" w:rsidRDefault="2A66C4F8" w14:paraId="73E7BE50" w14:textId="7ECFBD45">
          <w:pPr>
            <w:pStyle w:val="Header"/>
            <w:bidi w:val="0"/>
            <w:ind w:right="-115"/>
            <w:jc w:val="right"/>
          </w:pPr>
        </w:p>
      </w:tc>
    </w:tr>
  </w:tbl>
  <w:p w:rsidR="2A66C4F8" w:rsidP="2A66C4F8" w:rsidRDefault="2A66C4F8" w14:paraId="31429C6F" w14:textId="430883F7">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A66C4F8" w:rsidTr="2A66C4F8" w14:paraId="2252E91B">
      <w:trPr>
        <w:trHeight w:val="300"/>
      </w:trPr>
      <w:tc>
        <w:tcPr>
          <w:tcW w:w="3120" w:type="dxa"/>
          <w:tcMar/>
        </w:tcPr>
        <w:p w:rsidR="2A66C4F8" w:rsidP="2A66C4F8" w:rsidRDefault="2A66C4F8" w14:paraId="4F778F8E" w14:textId="35A4F131">
          <w:pPr>
            <w:pStyle w:val="Header"/>
            <w:bidi w:val="0"/>
            <w:ind w:left="-115"/>
            <w:jc w:val="left"/>
          </w:pPr>
        </w:p>
      </w:tc>
      <w:tc>
        <w:tcPr>
          <w:tcW w:w="3120" w:type="dxa"/>
          <w:tcMar/>
        </w:tcPr>
        <w:p w:rsidR="2A66C4F8" w:rsidP="2A66C4F8" w:rsidRDefault="2A66C4F8" w14:paraId="34127578" w14:textId="77955DDC">
          <w:pPr>
            <w:pStyle w:val="Header"/>
            <w:bidi w:val="0"/>
            <w:jc w:val="center"/>
          </w:pPr>
        </w:p>
      </w:tc>
      <w:tc>
        <w:tcPr>
          <w:tcW w:w="3120" w:type="dxa"/>
          <w:tcMar/>
        </w:tcPr>
        <w:p w:rsidR="2A66C4F8" w:rsidP="2A66C4F8" w:rsidRDefault="2A66C4F8" w14:paraId="6647A18C" w14:textId="7382A4D6">
          <w:pPr>
            <w:pStyle w:val="Header"/>
            <w:bidi w:val="0"/>
            <w:ind w:right="-115"/>
            <w:jc w:val="right"/>
          </w:pPr>
        </w:p>
      </w:tc>
    </w:tr>
  </w:tbl>
  <w:p w:rsidR="2A66C4F8" w:rsidP="2A66C4F8" w:rsidRDefault="2A66C4F8" w14:paraId="32BA5DED" w14:textId="48AC2377">
    <w:pPr>
      <w:pStyle w:val="Header"/>
      <w:bidi w:val="0"/>
    </w:pPr>
  </w:p>
</w:hdr>
</file>

<file path=word/intelligence2.xml><?xml version="1.0" encoding="utf-8"?>
<int2:intelligence xmlns:int2="http://schemas.microsoft.com/office/intelligence/2020/intelligence">
  <int2:observations>
    <int2:textHash int2:hashCode="3T2xOBfxhubrsf" int2:id="o7bWWKpM">
      <int2:state int2:type="spell" int2:value="Rejected"/>
    </int2:textHash>
    <int2:textHash int2:hashCode="A5xDfQx42B7Ay8" int2:id="9lckAg1k">
      <int2:state int2:type="spell" int2:value="Rejected"/>
    </int2:textHash>
    <int2:textHash int2:hashCode="dxrz2aK7XgieGj" int2:id="Wp3D0QoR">
      <int2:state int2:type="spell" int2:value="Rejected"/>
    </int2:textHash>
    <int2:textHash int2:hashCode="uQs8+k2QoBX1kx" int2:id="QNYUYqJA">
      <int2:state int2:type="spell" int2:value="Rejected"/>
    </int2:textHash>
    <int2:textHash int2:hashCode="9V2nasHDrEIPRE" int2:id="ph3xHBZc">
      <int2:state int2:type="spell" int2:value="Rejected"/>
    </int2:textHash>
    <int2:textHash int2:hashCode="9p+9+boalITiLa" int2:id="hKVAJdq5">
      <int2:state int2:type="spell" int2:value="Rejected"/>
    </int2:textHash>
    <int2:textHash int2:hashCode="d7WF1yuqdT3FWF" int2:id="QRRa5Abh">
      <int2:state int2:type="spell" int2:value="Rejected"/>
    </int2:textHash>
    <int2:textHash int2:hashCode="TN3Ak9VLsaQNXh" int2:id="VE6Bo7HW">
      <int2:state int2:type="spell" int2:value="Rejected"/>
    </int2:textHash>
    <int2:textHash int2:hashCode="cmk4HqZoRPMgYa" int2:id="FHbeUI7f">
      <int2:state int2:type="spell" int2:value="Rejected"/>
    </int2:textHash>
    <int2:textHash int2:hashCode="aBP3e7qkG4gU+o" int2:id="qjqDNxPN">
      <int2:state int2:type="spell" int2:value="Rejected"/>
    </int2:textHash>
    <int2:textHash int2:hashCode="BjKn68ilbjFkgO" int2:id="GPBgPPCg">
      <int2:state int2:type="spell" int2:value="Rejected"/>
    </int2:textHash>
    <int2:textHash int2:hashCode="Hn8Xusdq5vDKgR" int2:id="8910uuI5">
      <int2:state int2:type="spell" int2:value="Rejected"/>
    </int2:textHash>
    <int2:textHash int2:hashCode="kIw0cFueMLkx/R" int2:id="gX7qLSyt">
      <int2:state int2:type="spell" int2:value="Rejected"/>
    </int2:textHash>
    <int2:textHash int2:hashCode="3B+TRNXwr+jrc2" int2:id="LrsxGxqT">
      <int2:state int2:type="spell" int2:value="Rejected"/>
    </int2:textHash>
    <int2:textHash int2:hashCode="pl4dOEXPOxCgGT" int2:id="Me2AlGMX">
      <int2:state int2:type="spell" int2:value="Rejected"/>
    </int2:textHash>
    <int2:textHash int2:hashCode="qik2J53HnoUGIa" int2:id="IHs6V719">
      <int2:state int2:type="spell" int2:value="Rejected"/>
    </int2:textHash>
    <int2:textHash int2:hashCode="fZNQDIauWHs9n0" int2:id="snlEfMHG">
      <int2:state int2:type="spell" int2:value="Rejected"/>
    </int2:textHash>
    <int2:textHash int2:hashCode="9C9JoaqzmBtbHh" int2:id="Xjgtqomu">
      <int2:state int2:type="spell" int2:value="Rejected"/>
    </int2:textHash>
    <int2:textHash int2:hashCode="skUzEgYl5TAVVU" int2:id="N3NAS1Hf">
      <int2:state int2:type="spell" int2:value="Rejected"/>
    </int2:textHash>
    <int2:textHash int2:hashCode="FtznET9HMDb6u6" int2:id="6pgyiTPk">
      <int2:state int2:type="spell" int2:value="Rejected"/>
    </int2:textHash>
    <int2:textHash int2:hashCode="11CvB7/iFhMGsB" int2:id="DAFQOCja">
      <int2:state int2:type="spell" int2:value="Rejected"/>
    </int2:textHash>
    <int2:textHash int2:hashCode="ordhFzKq19er1H" int2:id="5G7DYYIY">
      <int2:state int2:type="spell" int2:value="Rejected"/>
    </int2:textHash>
    <int2:textHash int2:hashCode="nh2VmvwDxQTGaS" int2:id="5dFfQiDg">
      <int2:state int2:type="spell" int2:value="Rejected"/>
    </int2:textHash>
    <int2:textHash int2:hashCode="8lQP1+Z77OF8jr" int2:id="jsHVacs0">
      <int2:state int2:type="spell" int2:value="Rejected"/>
    </int2:textHash>
    <int2:textHash int2:hashCode="NERGeVJLQ9/taa" int2:id="GNA6bANo">
      <int2:state int2:type="spell" int2:value="Rejected"/>
    </int2:textHash>
    <int2:textHash int2:hashCode="Y/MQ9hE4gZ7RS1" int2:id="ihI8Izcz">
      <int2:state int2:type="spell" int2:value="Rejected"/>
    </int2:textHash>
    <int2:textHash int2:hashCode="xqRogNofwkMQQF" int2:id="QV7i7qD9">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7">
    <w:nsid w:val="6fa3f4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8b13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337f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0af3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498a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c713c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3f10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71ce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e77b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c92e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d9b74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7306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a64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17c52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493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5202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1b30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c631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a26b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5949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8400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ef39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0a09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4221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0266a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b17a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93fa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3f5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01c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26f6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babe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9ba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5ad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abf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887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cf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48e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F4E"/>
    <w:rsid w:val="006A1D8C"/>
    <w:rsid w:val="007E1823"/>
    <w:rsid w:val="00801F4E"/>
    <w:rsid w:val="02041B35"/>
    <w:rsid w:val="022D1F1E"/>
    <w:rsid w:val="02335D90"/>
    <w:rsid w:val="02E6632C"/>
    <w:rsid w:val="02F290BF"/>
    <w:rsid w:val="0312A76A"/>
    <w:rsid w:val="0355894B"/>
    <w:rsid w:val="0362DA31"/>
    <w:rsid w:val="03E419CB"/>
    <w:rsid w:val="04310D76"/>
    <w:rsid w:val="047B91FE"/>
    <w:rsid w:val="047EFDB9"/>
    <w:rsid w:val="0583850B"/>
    <w:rsid w:val="07B96700"/>
    <w:rsid w:val="0820CE17"/>
    <w:rsid w:val="0BDF50FE"/>
    <w:rsid w:val="0C9F6205"/>
    <w:rsid w:val="0EC7DDF2"/>
    <w:rsid w:val="0F109E4B"/>
    <w:rsid w:val="0F109E4B"/>
    <w:rsid w:val="0F384AB9"/>
    <w:rsid w:val="0F853488"/>
    <w:rsid w:val="102E968C"/>
    <w:rsid w:val="119FBA78"/>
    <w:rsid w:val="1330C73A"/>
    <w:rsid w:val="144CAEE8"/>
    <w:rsid w:val="14771BAD"/>
    <w:rsid w:val="159B4C9D"/>
    <w:rsid w:val="16726CC2"/>
    <w:rsid w:val="16A64190"/>
    <w:rsid w:val="1702C92F"/>
    <w:rsid w:val="1738A373"/>
    <w:rsid w:val="17CBA8F2"/>
    <w:rsid w:val="18AE7BAA"/>
    <w:rsid w:val="1B34A9AE"/>
    <w:rsid w:val="1C981EF5"/>
    <w:rsid w:val="1D9569FA"/>
    <w:rsid w:val="1E35AFEC"/>
    <w:rsid w:val="1E6E1BD2"/>
    <w:rsid w:val="1F2D9C22"/>
    <w:rsid w:val="1F944114"/>
    <w:rsid w:val="1FD020E0"/>
    <w:rsid w:val="20AB1A08"/>
    <w:rsid w:val="20B8FEE7"/>
    <w:rsid w:val="20D2A4D3"/>
    <w:rsid w:val="211532C0"/>
    <w:rsid w:val="2277025B"/>
    <w:rsid w:val="22897C07"/>
    <w:rsid w:val="23B6B72B"/>
    <w:rsid w:val="24123C73"/>
    <w:rsid w:val="254CE562"/>
    <w:rsid w:val="2678441F"/>
    <w:rsid w:val="2686DEE4"/>
    <w:rsid w:val="292518DE"/>
    <w:rsid w:val="2A04502C"/>
    <w:rsid w:val="2A2DE06D"/>
    <w:rsid w:val="2A66C4F8"/>
    <w:rsid w:val="2C3C8644"/>
    <w:rsid w:val="2CD91E39"/>
    <w:rsid w:val="2D37C00A"/>
    <w:rsid w:val="2EA3534B"/>
    <w:rsid w:val="2FE90CDA"/>
    <w:rsid w:val="30298922"/>
    <w:rsid w:val="3055946A"/>
    <w:rsid w:val="343A0495"/>
    <w:rsid w:val="3510CE34"/>
    <w:rsid w:val="3541B3F9"/>
    <w:rsid w:val="3655FAA3"/>
    <w:rsid w:val="386D7BBC"/>
    <w:rsid w:val="3893EA37"/>
    <w:rsid w:val="389B3093"/>
    <w:rsid w:val="3907B58C"/>
    <w:rsid w:val="3ABEF1E7"/>
    <w:rsid w:val="3BC3E753"/>
    <w:rsid w:val="3BDDFA10"/>
    <w:rsid w:val="3BED81E6"/>
    <w:rsid w:val="3BFB6015"/>
    <w:rsid w:val="3C969013"/>
    <w:rsid w:val="3D48FF1B"/>
    <w:rsid w:val="3DDF48C9"/>
    <w:rsid w:val="3F8F84FC"/>
    <w:rsid w:val="42E74703"/>
    <w:rsid w:val="434E1EBB"/>
    <w:rsid w:val="443337E1"/>
    <w:rsid w:val="449098D8"/>
    <w:rsid w:val="451D8C74"/>
    <w:rsid w:val="457301FD"/>
    <w:rsid w:val="47404ED3"/>
    <w:rsid w:val="48411642"/>
    <w:rsid w:val="485B8FAD"/>
    <w:rsid w:val="4909E809"/>
    <w:rsid w:val="496863BE"/>
    <w:rsid w:val="4A6AC0A8"/>
    <w:rsid w:val="4AC8B950"/>
    <w:rsid w:val="4AC8B950"/>
    <w:rsid w:val="4C788323"/>
    <w:rsid w:val="4D4AB3A9"/>
    <w:rsid w:val="4DA93E32"/>
    <w:rsid w:val="4E47000E"/>
    <w:rsid w:val="4E506B88"/>
    <w:rsid w:val="4EB35036"/>
    <w:rsid w:val="4FB23ADF"/>
    <w:rsid w:val="50CB8ABC"/>
    <w:rsid w:val="512B5B4B"/>
    <w:rsid w:val="5221A8F4"/>
    <w:rsid w:val="52753306"/>
    <w:rsid w:val="53FDFB7C"/>
    <w:rsid w:val="56D90750"/>
    <w:rsid w:val="5773AA32"/>
    <w:rsid w:val="58782432"/>
    <w:rsid w:val="59E05546"/>
    <w:rsid w:val="59E05546"/>
    <w:rsid w:val="5A2C2301"/>
    <w:rsid w:val="5B1F5089"/>
    <w:rsid w:val="5CBA05F2"/>
    <w:rsid w:val="5FEF85A9"/>
    <w:rsid w:val="5FF66761"/>
    <w:rsid w:val="604DC4F4"/>
    <w:rsid w:val="6062AD76"/>
    <w:rsid w:val="616BA87B"/>
    <w:rsid w:val="6280759E"/>
    <w:rsid w:val="630F117B"/>
    <w:rsid w:val="63D8B66D"/>
    <w:rsid w:val="63D9C2A3"/>
    <w:rsid w:val="6401B0D5"/>
    <w:rsid w:val="649DD54A"/>
    <w:rsid w:val="64E47062"/>
    <w:rsid w:val="65BF6858"/>
    <w:rsid w:val="68793902"/>
    <w:rsid w:val="6BD6A831"/>
    <w:rsid w:val="6CC70B08"/>
    <w:rsid w:val="6D31A427"/>
    <w:rsid w:val="6D694846"/>
    <w:rsid w:val="6DC2DB23"/>
    <w:rsid w:val="6E6AA9F0"/>
    <w:rsid w:val="6E6AA9F0"/>
    <w:rsid w:val="6EBCDFDE"/>
    <w:rsid w:val="7186D05F"/>
    <w:rsid w:val="71D44414"/>
    <w:rsid w:val="7223FEB8"/>
    <w:rsid w:val="725547E6"/>
    <w:rsid w:val="732D4048"/>
    <w:rsid w:val="741569DD"/>
    <w:rsid w:val="7418718A"/>
    <w:rsid w:val="7434E2C7"/>
    <w:rsid w:val="747E1F4F"/>
    <w:rsid w:val="75532CC2"/>
    <w:rsid w:val="79CE70B4"/>
    <w:rsid w:val="7AA5E1FF"/>
    <w:rsid w:val="7BD08981"/>
    <w:rsid w:val="7D070639"/>
    <w:rsid w:val="7DE2F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4B542B"/>
  <w15:docId w15:val="{8FE94057-62CE-47ED-AD5D-F7F8FA7B17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NoSpacing">
    <w:uiPriority w:val="1"/>
    <w:name w:val="No Spacing"/>
    <w:qFormat/>
    <w:rsid w:val="1330C73A"/>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A66C4F8"/>
    <w:pPr>
      <w:tabs>
        <w:tab w:val="center" w:leader="none" w:pos="4680"/>
        <w:tab w:val="right" w:leader="none" w:pos="9360"/>
      </w:tabs>
      <w:spacing w:after="0" w:line="240" w:lineRule="auto"/>
    </w:pPr>
  </w:style>
  <w:style w:type="paragraph" w:styleId="Footer">
    <w:uiPriority w:val="99"/>
    <w:name w:val="footer"/>
    <w:basedOn w:val="Normal"/>
    <w:unhideWhenUsed/>
    <w:rsid w:val="2A66C4F8"/>
    <w:pPr>
      <w:tabs>
        <w:tab w:val="center" w:leader="none" w:pos="4680"/>
        <w:tab w:val="right" w:leader="none" w:pos="9360"/>
      </w:tabs>
      <w:spacing w:after="0" w:line="240" w:lineRule="auto"/>
    </w:pPr>
  </w:style>
  <w:style w:type="paragraph" w:styleId="ListParagraph">
    <w:uiPriority w:val="34"/>
    <w:name w:val="List Paragraph"/>
    <w:basedOn w:val="Normal"/>
    <w:qFormat/>
    <w:rsid w:val="6CC70B08"/>
    <w:pPr>
      <w:spacing/>
      <w:ind w:left="720"/>
      <w:contextualSpacing/>
    </w:pPr>
  </w:style>
  <w:style w:type="character" w:styleId="Hyperlink">
    <w:uiPriority w:val="99"/>
    <w:name w:val="Hyperlink"/>
    <w:basedOn w:val="DefaultParagraphFont"/>
    <w:unhideWhenUsed/>
    <w:rsid w:val="6CC70B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1.xml" Id="rId13" /><Relationship Type="http://schemas.openxmlformats.org/officeDocument/2006/relationships/webSettings" Target="webSettings.xml" Id="rId3" /><Relationship Type="http://schemas.openxmlformats.org/officeDocument/2006/relationships/header" Target="header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4.png" Id="rId11" /><Relationship Type="http://schemas.openxmlformats.org/officeDocument/2006/relationships/endnotes" Target="endnotes.xml" Id="rId5" /><Relationship Type="http://schemas.openxmlformats.org/officeDocument/2006/relationships/theme" Target="theme/theme1.xml" Id="rId15" /><Relationship Type="http://schemas.openxmlformats.org/officeDocument/2006/relationships/image" Target="media/image3.png" Id="rId10" /><Relationship Type="http://schemas.openxmlformats.org/officeDocument/2006/relationships/footnotes" Target="footnotes.xml" Id="rId4" /><Relationship Type="http://schemas.openxmlformats.org/officeDocument/2006/relationships/image" Target="media/image2.png" Id="rId9" /><Relationship Type="http://schemas.openxmlformats.org/officeDocument/2006/relationships/fontTable" Target="fontTable.xml" Id="rId14" /><Relationship Type="http://schemas.openxmlformats.org/officeDocument/2006/relationships/image" Target="/media/image5.png" Id="rId1610959037" /><Relationship Type="http://schemas.microsoft.com/office/2020/10/relationships/intelligence" Target="intelligence2.xml" Id="R86b82132c7244d2e" /><Relationship Type="http://schemas.openxmlformats.org/officeDocument/2006/relationships/header" Target="header2.xml" Id="Re9a8c0e0be8c42d5" /><Relationship Type="http://schemas.openxmlformats.org/officeDocument/2006/relationships/header" Target="header3.xml" Id="R1bcb3aaa4abd4b69" /><Relationship Type="http://schemas.openxmlformats.org/officeDocument/2006/relationships/footer" Target="footer2.xml" Id="Raba0fb14468f45f7" /><Relationship Type="http://schemas.openxmlformats.org/officeDocument/2006/relationships/footer" Target="footer3.xml" Id="R18f6424d1d86426a" /><Relationship Type="http://schemas.openxmlformats.org/officeDocument/2006/relationships/image" Target="/media/image6.png" Id="rId1415944514" /><Relationship Type="http://schemas.openxmlformats.org/officeDocument/2006/relationships/header" Target="header4.xml" Id="R3c5f82233c484fff" /><Relationship Type="http://schemas.openxmlformats.org/officeDocument/2006/relationships/footer" Target="footer4.xml" Id="R7ebff9efa197492c" /><Relationship Type="http://schemas.openxmlformats.org/officeDocument/2006/relationships/image" Target="/media/image.gif" Id="rId1506690207" /><Relationship Type="http://schemas.openxmlformats.org/officeDocument/2006/relationships/numbering" Target="numbering.xml" Id="R33316a171c4941cc" /><Relationship Type="http://schemas.openxmlformats.org/officeDocument/2006/relationships/hyperlink" Target="https://youtu.be/SEWS9P4ODmc?si=pL1j6-Rn2hsiONEG" TargetMode="External" Id="R3d223a298e29442c" /><Relationship Type="http://schemas.openxmlformats.org/officeDocument/2006/relationships/hyperlink" Target="https://chunkviz.up.railway.app/" TargetMode="External" Id="R424f6f4771fc44dc" /><Relationship Type="http://schemas.openxmlformats.org/officeDocument/2006/relationships/hyperlink" Target="https://www.langchain.com/" TargetMode="External" Id="Rc161d5625c054f2d" /><Relationship Type="http://schemas.openxmlformats.org/officeDocument/2006/relationships/hyperlink" Target="https://docs.langchain.com/oss/python/concepts/memory" TargetMode="External" Id="R592fedbec9094672" /><Relationship Type="http://schemas.openxmlformats.org/officeDocument/2006/relationships/hyperlink" Target="https://qdrant.tech/benchmarks/" TargetMode="External" Id="Rc19920d7c093416f" /><Relationship Type="http://schemas.openxmlformats.org/officeDocument/2006/relationships/hyperlink" Target="https://www.pinecone.io/learn/series/langchain/langchain-conversational-memory/" TargetMode="External" Id="R6ff7e142fecd4b7f" /><Relationship Type="http://schemas.openxmlformats.org/officeDocument/2006/relationships/image" Target="/media/image7.png" Id="rId1744605137" /><Relationship Type="http://schemas.openxmlformats.org/officeDocument/2006/relationships/image" Target="/media/image8.png" Id="rId1584188151" /><Relationship Type="http://schemas.openxmlformats.org/officeDocument/2006/relationships/image" Target="/media/image9.png" Id="rId103240782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Abduallah Khan</lastModifiedBy>
  <revision>6</revision>
  <dcterms:created xsi:type="dcterms:W3CDTF">2026-02-19T06:04:00.0000000Z</dcterms:created>
  <dcterms:modified xsi:type="dcterms:W3CDTF">2026-04-16T09:33:43.8442130Z</dcterms:modified>
</coreProperties>
</file>